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D62B71" w14:textId="77777777" w:rsidR="00011A3B" w:rsidRPr="00011A3B" w:rsidRDefault="00011A3B" w:rsidP="00011A3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50" w:after="0" w:line="240" w:lineRule="auto"/>
        <w:rPr>
          <w:rFonts w:ascii="Segoe UI" w:eastAsia="Times New Roman" w:hAnsi="Segoe UI" w:cs="Segoe UI"/>
          <w:b/>
          <w:bCs/>
          <w:caps/>
          <w:color w:val="7A7A7A"/>
          <w:sz w:val="24"/>
          <w:szCs w:val="24"/>
          <w:lang w:eastAsia="pt-BR"/>
        </w:rPr>
      </w:pPr>
      <w:r w:rsidRPr="00011A3B">
        <w:rPr>
          <w:rFonts w:ascii="Segoe UI" w:eastAsia="Times New Roman" w:hAnsi="Segoe UI" w:cs="Segoe UI"/>
          <w:b/>
          <w:bCs/>
          <w:caps/>
          <w:color w:val="7A7A7A"/>
          <w:sz w:val="24"/>
          <w:szCs w:val="24"/>
          <w:lang w:eastAsia="pt-BR"/>
        </w:rPr>
        <w:t>Módulo ativo</w:t>
      </w:r>
    </w:p>
    <w:p w14:paraId="204D7D19" w14:textId="66EEC8AB" w:rsidR="00011A3B" w:rsidRPr="00011A3B" w:rsidRDefault="00011A3B" w:rsidP="00011A3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0"/>
        <w:rPr>
          <w:rFonts w:ascii="Georgia" w:eastAsia="Times New Roman" w:hAnsi="Georgia" w:cs="Times New Roman"/>
          <w:b/>
          <w:bCs/>
          <w:color w:val="1A3B29"/>
          <w:kern w:val="36"/>
          <w:sz w:val="48"/>
          <w:szCs w:val="48"/>
          <w:lang w:eastAsia="pt-BR"/>
        </w:rPr>
      </w:pPr>
      <w:r w:rsidRPr="00011A3B">
        <w:rPr>
          <w:rFonts w:ascii="Georgia" w:eastAsia="Times New Roman" w:hAnsi="Georgia" w:cs="Times New Roman"/>
          <w:b/>
          <w:bCs/>
          <w:color w:val="1A3B29"/>
          <w:kern w:val="36"/>
          <w:sz w:val="48"/>
          <w:szCs w:val="48"/>
          <w:lang w:eastAsia="pt-BR"/>
        </w:rPr>
        <w:t xml:space="preserve">Balanço </w:t>
      </w:r>
      <w:del w:id="0" w:author="Edison Dausacker Bidone" w:date="2026-07-29T15:14:00Z">
        <w:r w:rsidRPr="00011A3B" w:rsidDel="0008155F">
          <w:rPr>
            <w:rFonts w:ascii="Georgia" w:eastAsia="Times New Roman" w:hAnsi="Georgia" w:cs="Times New Roman"/>
            <w:b/>
            <w:bCs/>
            <w:color w:val="1A3B29"/>
            <w:kern w:val="36"/>
            <w:sz w:val="48"/>
            <w:szCs w:val="48"/>
            <w:lang w:eastAsia="pt-BR"/>
          </w:rPr>
          <w:delText>hídrico</w:delText>
        </w:r>
      </w:del>
      <w:ins w:id="1" w:author="Edison Dausacker Bidone" w:date="2026-07-29T15:14:00Z">
        <w:r w:rsidR="0008155F">
          <w:rPr>
            <w:rFonts w:ascii="Georgia" w:eastAsia="Times New Roman" w:hAnsi="Georgia" w:cs="Times New Roman"/>
            <w:b/>
            <w:bCs/>
            <w:color w:val="1A3B29"/>
            <w:kern w:val="36"/>
            <w:sz w:val="48"/>
            <w:szCs w:val="48"/>
            <w:lang w:eastAsia="pt-BR"/>
          </w:rPr>
          <w:t>H</w:t>
        </w:r>
        <w:r w:rsidR="0008155F" w:rsidRPr="00011A3B">
          <w:rPr>
            <w:rFonts w:ascii="Georgia" w:eastAsia="Times New Roman" w:hAnsi="Georgia" w:cs="Times New Roman"/>
            <w:b/>
            <w:bCs/>
            <w:color w:val="1A3B29"/>
            <w:kern w:val="36"/>
            <w:sz w:val="48"/>
            <w:szCs w:val="48"/>
            <w:lang w:eastAsia="pt-BR"/>
          </w:rPr>
          <w:t>ídrico</w:t>
        </w:r>
        <w:r w:rsidR="0008155F">
          <w:rPr>
            <w:rFonts w:ascii="Georgia" w:eastAsia="Times New Roman" w:hAnsi="Georgia" w:cs="Times New Roman"/>
            <w:b/>
            <w:bCs/>
            <w:color w:val="1A3B29"/>
            <w:kern w:val="36"/>
            <w:sz w:val="48"/>
            <w:szCs w:val="48"/>
            <w:lang w:eastAsia="pt-BR"/>
          </w:rPr>
          <w:t xml:space="preserve"> </w:t>
        </w:r>
        <w:r w:rsidR="007A2EDA">
          <w:rPr>
            <w:rFonts w:ascii="Georgia" w:eastAsia="Times New Roman" w:hAnsi="Georgia" w:cs="Times New Roman"/>
            <w:b/>
            <w:bCs/>
            <w:color w:val="1A3B29"/>
            <w:kern w:val="36"/>
            <w:sz w:val="48"/>
            <w:szCs w:val="48"/>
            <w:lang w:eastAsia="pt-BR"/>
          </w:rPr>
          <w:t>(BH)</w:t>
        </w:r>
      </w:ins>
    </w:p>
    <w:p w14:paraId="4D420E46" w14:textId="314762E8" w:rsidR="00294B3D" w:rsidDel="00820C15" w:rsidRDefault="002E53AC">
      <w:pPr>
        <w:rPr>
          <w:del w:id="2" w:author="Edison Dausacker Bidone" w:date="2026-07-29T15:08:00Z"/>
        </w:rPr>
      </w:pPr>
      <w:del w:id="3" w:author="Edison Dausacker Bidone" w:date="2026-07-29T15:08:00Z">
        <w:r w:rsidDel="00820C15">
          <w:rPr>
            <w:rFonts w:ascii="Segoe UI" w:hAnsi="Segoe UI" w:cs="Segoe UI"/>
            <w:color w:val="7A7A7A"/>
            <w:sz w:val="27"/>
            <w:szCs w:val="27"/>
          </w:rPr>
          <w:delText>Selecione um local, preencha dados climáticos e acompanhe como chuva, temperatura, fator mensal e ETP formam o saldo hídrico.</w:delText>
        </w:r>
      </w:del>
    </w:p>
    <w:p w14:paraId="154CD168" w14:textId="77777777" w:rsidR="00C7518F" w:rsidRDefault="00C7518F" w:rsidP="00C7518F">
      <w:pPr>
        <w:pStyle w:val="Ttulo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/>
        <w:rPr>
          <w:ins w:id="4" w:author="Edison Dausacker Bidone" w:date="2026-07-29T15:09:00Z"/>
          <w:rFonts w:ascii="Georgia" w:hAnsi="Georgia"/>
          <w:color w:val="1A3B29"/>
        </w:rPr>
      </w:pPr>
      <w:ins w:id="5" w:author="Edison Dausacker Bidone" w:date="2026-07-29T15:09:00Z">
        <w:r>
          <w:rPr>
            <w:rFonts w:ascii="Georgia" w:hAnsi="Georgia"/>
            <w:color w:val="1A3B29"/>
          </w:rPr>
          <w:t>Conceitos básicos e metodologia</w:t>
        </w:r>
      </w:ins>
    </w:p>
    <w:p w14:paraId="5762A158" w14:textId="2B3CF41F" w:rsidR="007C453F" w:rsidRDefault="007C453F" w:rsidP="007C453F">
      <w:pPr>
        <w:pStyle w:val="Ttulo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after="105"/>
        <w:rPr>
          <w:ins w:id="6" w:author="Edison Dausacker Bidone" w:date="2026-07-29T15:10:00Z"/>
          <w:rFonts w:ascii="Georgia" w:hAnsi="Georgia"/>
          <w:color w:val="1A3B29"/>
        </w:rPr>
      </w:pPr>
      <w:ins w:id="7" w:author="Edison Dausacker Bidone" w:date="2026-07-29T15:10:00Z">
        <w:r>
          <w:rPr>
            <w:rFonts w:ascii="Georgia" w:hAnsi="Georgia"/>
            <w:color w:val="1A3B29"/>
          </w:rPr>
          <w:t xml:space="preserve">O que é o </w:t>
        </w:r>
      </w:ins>
      <w:ins w:id="8" w:author="Edison Dausacker Bidone" w:date="2026-07-29T15:14:00Z">
        <w:r w:rsidR="0008155F">
          <w:rPr>
            <w:rFonts w:ascii="Georgia" w:hAnsi="Georgia"/>
            <w:color w:val="1A3B29"/>
          </w:rPr>
          <w:t>B</w:t>
        </w:r>
      </w:ins>
      <w:ins w:id="9" w:author="Edison Dausacker Bidone" w:date="2026-07-29T15:10:00Z">
        <w:r>
          <w:rPr>
            <w:rFonts w:ascii="Georgia" w:hAnsi="Georgia"/>
            <w:color w:val="1A3B29"/>
          </w:rPr>
          <w:t xml:space="preserve">alanço </w:t>
        </w:r>
      </w:ins>
      <w:ins w:id="10" w:author="Edison Dausacker Bidone" w:date="2026-07-29T15:14:00Z">
        <w:r w:rsidR="0008155F">
          <w:rPr>
            <w:rFonts w:ascii="Georgia" w:hAnsi="Georgia"/>
            <w:color w:val="1A3B29"/>
          </w:rPr>
          <w:t>H</w:t>
        </w:r>
      </w:ins>
      <w:ins w:id="11" w:author="Edison Dausacker Bidone" w:date="2026-07-29T15:10:00Z">
        <w:r>
          <w:rPr>
            <w:rFonts w:ascii="Georgia" w:hAnsi="Georgia"/>
            <w:color w:val="1A3B29"/>
          </w:rPr>
          <w:t>ídrico</w:t>
        </w:r>
      </w:ins>
      <w:ins w:id="12" w:author="Edison Dausacker Bidone" w:date="2026-07-29T15:13:00Z">
        <w:r w:rsidR="007A2EDA">
          <w:rPr>
            <w:rFonts w:ascii="Georgia" w:hAnsi="Georgia"/>
            <w:color w:val="1A3B29"/>
          </w:rPr>
          <w:t xml:space="preserve"> </w:t>
        </w:r>
      </w:ins>
      <w:ins w:id="13" w:author="Edison Dausacker Bidone" w:date="2026-07-29T15:14:00Z">
        <w:r w:rsidR="0008155F">
          <w:rPr>
            <w:rFonts w:ascii="Georgia" w:hAnsi="Georgia"/>
            <w:color w:val="1A3B29"/>
          </w:rPr>
          <w:t>(BH)</w:t>
        </w:r>
      </w:ins>
      <w:ins w:id="14" w:author="Edison Dausacker Bidone" w:date="2026-07-29T15:13:00Z">
        <w:r w:rsidR="007A2EDA">
          <w:rPr>
            <w:rFonts w:ascii="Georgia" w:hAnsi="Georgia"/>
            <w:color w:val="1A3B29"/>
          </w:rPr>
          <w:t>?</w:t>
        </w:r>
      </w:ins>
    </w:p>
    <w:p w14:paraId="7DD48EE6" w14:textId="1A0C439F" w:rsidR="007C453F" w:rsidRDefault="007C453F" w:rsidP="00863E8C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jc w:val="both"/>
        <w:rPr>
          <w:ins w:id="15" w:author="Edison Dausacker Bidone" w:date="2026-07-29T15:10:00Z"/>
          <w:rFonts w:ascii="Segoe UI" w:hAnsi="Segoe UI" w:cs="Segoe UI"/>
          <w:color w:val="7A7A7A"/>
        </w:rPr>
        <w:pPrChange w:id="16" w:author="Edison Dausacker Bidone" w:date="2026-07-29T15:56:00Z">
          <w:pPr>
            <w:pStyle w:val="NormalWeb"/>
            <w:pBdr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pBdr>
            <w:spacing w:before="0" w:beforeAutospacing="0" w:after="0" w:afterAutospacing="0"/>
          </w:pPr>
        </w:pPrChange>
      </w:pPr>
      <w:ins w:id="17" w:author="Edison Dausacker Bidone" w:date="2026-07-29T15:10:00Z">
        <w:r>
          <w:rPr>
            <w:rFonts w:ascii="Segoe UI" w:hAnsi="Segoe UI" w:cs="Segoe UI"/>
            <w:color w:val="7A7A7A"/>
          </w:rPr>
          <w:t>O Balanço Hídrico (BH)</w:t>
        </w:r>
      </w:ins>
      <w:ins w:id="18" w:author="Edison Dausacker Bidone" w:date="2026-07-29T15:15:00Z">
        <w:r w:rsidR="002109B4">
          <w:rPr>
            <w:rFonts w:ascii="Segoe UI" w:hAnsi="Segoe UI" w:cs="Segoe UI"/>
            <w:color w:val="7A7A7A"/>
          </w:rPr>
          <w:t>,</w:t>
        </w:r>
        <w:r w:rsidR="00B13835">
          <w:rPr>
            <w:rFonts w:ascii="Segoe UI" w:hAnsi="Segoe UI" w:cs="Segoe UI"/>
            <w:color w:val="7A7A7A"/>
          </w:rPr>
          <w:t xml:space="preserve"> </w:t>
        </w:r>
        <w:r w:rsidR="00B13835" w:rsidRPr="002109B4">
          <w:rPr>
            <w:rFonts w:ascii="Segoe UI" w:hAnsi="Segoe UI" w:cs="Segoe UI"/>
            <w:i/>
            <w:color w:val="7A7A7A"/>
            <w:rPrChange w:id="19" w:author="Edison Dausacker Bidone" w:date="2026-07-29T15:15:00Z">
              <w:rPr>
                <w:rFonts w:ascii="Segoe UI" w:hAnsi="Segoe UI" w:cs="Segoe UI"/>
                <w:color w:val="7A7A7A"/>
              </w:rPr>
            </w:rPrChange>
          </w:rPr>
          <w:t>grosso modo</w:t>
        </w:r>
        <w:r w:rsidR="002109B4">
          <w:rPr>
            <w:rFonts w:ascii="Segoe UI" w:hAnsi="Segoe UI" w:cs="Segoe UI"/>
            <w:color w:val="7A7A7A"/>
          </w:rPr>
          <w:t>,</w:t>
        </w:r>
      </w:ins>
      <w:ins w:id="20" w:author="Edison Dausacker Bidone" w:date="2026-07-29T15:10:00Z">
        <w:r>
          <w:rPr>
            <w:rFonts w:ascii="Segoe UI" w:hAnsi="Segoe UI" w:cs="Segoe UI"/>
            <w:color w:val="7A7A7A"/>
          </w:rPr>
          <w:t xml:space="preserve"> compara a </w:t>
        </w:r>
      </w:ins>
      <w:ins w:id="21" w:author="Edison Dausacker Bidone" w:date="2026-07-29T15:18:00Z">
        <w:r w:rsidR="00CB0D73">
          <w:rPr>
            <w:rFonts w:ascii="Segoe UI" w:hAnsi="Segoe UI" w:cs="Segoe UI"/>
            <w:color w:val="7A7A7A"/>
          </w:rPr>
          <w:t xml:space="preserve">quantidade de </w:t>
        </w:r>
      </w:ins>
      <w:ins w:id="22" w:author="Edison Dausacker Bidone" w:date="2026-07-29T15:10:00Z">
        <w:r>
          <w:rPr>
            <w:rFonts w:ascii="Segoe UI" w:hAnsi="Segoe UI" w:cs="Segoe UI"/>
            <w:color w:val="7A7A7A"/>
          </w:rPr>
          <w:t xml:space="preserve">água que entra e a que sai de um </w:t>
        </w:r>
      </w:ins>
      <w:ins w:id="23" w:author="Edison Dausacker Bidone" w:date="2026-07-29T15:19:00Z">
        <w:r w:rsidR="009245C6">
          <w:rPr>
            <w:rFonts w:ascii="Segoe UI" w:hAnsi="Segoe UI" w:cs="Segoe UI"/>
            <w:color w:val="7A7A7A"/>
          </w:rPr>
          <w:t>território</w:t>
        </w:r>
      </w:ins>
      <w:ins w:id="24" w:author="Edison Dausacker Bidone" w:date="2026-07-29T15:16:00Z">
        <w:r w:rsidR="00D73EAC">
          <w:rPr>
            <w:rFonts w:ascii="Segoe UI" w:hAnsi="Segoe UI" w:cs="Segoe UI"/>
            <w:color w:val="7A7A7A"/>
          </w:rPr>
          <w:t>,</w:t>
        </w:r>
        <w:r w:rsidR="00295471">
          <w:rPr>
            <w:rFonts w:ascii="Segoe UI" w:hAnsi="Segoe UI" w:cs="Segoe UI"/>
            <w:color w:val="7A7A7A"/>
          </w:rPr>
          <w:t xml:space="preserve"> p.ex.</w:t>
        </w:r>
      </w:ins>
      <w:ins w:id="25" w:author="Edison Dausacker Bidone" w:date="2026-07-29T15:10:00Z">
        <w:r>
          <w:rPr>
            <w:rFonts w:ascii="Segoe UI" w:hAnsi="Segoe UI" w:cs="Segoe UI"/>
            <w:color w:val="7A7A7A"/>
          </w:rPr>
          <w:t xml:space="preserve"> uma bacia hidrográfica, durante um período de tempo</w:t>
        </w:r>
      </w:ins>
      <w:ins w:id="26" w:author="Edison Dausacker Bidone" w:date="2026-07-29T15:56:00Z">
        <w:r w:rsidR="00B01DEE">
          <w:rPr>
            <w:rFonts w:ascii="Segoe UI" w:hAnsi="Segoe UI" w:cs="Segoe UI"/>
            <w:color w:val="7A7A7A"/>
          </w:rPr>
          <w:t>. O BH</w:t>
        </w:r>
      </w:ins>
      <w:ins w:id="27" w:author="Edison Dausacker Bidone" w:date="2026-07-29T15:10:00Z">
        <w:r>
          <w:rPr>
            <w:rFonts w:ascii="Segoe UI" w:hAnsi="Segoe UI" w:cs="Segoe UI"/>
            <w:color w:val="7A7A7A"/>
          </w:rPr>
          <w:t xml:space="preserve"> permite </w:t>
        </w:r>
      </w:ins>
      <w:ins w:id="28" w:author="Edison Dausacker Bidone" w:date="2026-07-29T15:52:00Z">
        <w:r w:rsidR="00C05E1D">
          <w:rPr>
            <w:rFonts w:ascii="Segoe UI" w:hAnsi="Segoe UI" w:cs="Segoe UI"/>
            <w:color w:val="7A7A7A"/>
          </w:rPr>
          <w:t xml:space="preserve">contabilizar </w:t>
        </w:r>
      </w:ins>
      <w:ins w:id="29" w:author="Edison Dausacker Bidone" w:date="2026-07-29T15:53:00Z">
        <w:r w:rsidR="009E38C0">
          <w:rPr>
            <w:rFonts w:ascii="Segoe UI" w:hAnsi="Segoe UI" w:cs="Segoe UI"/>
            <w:color w:val="7A7A7A"/>
          </w:rPr>
          <w:t xml:space="preserve">a variação entre </w:t>
        </w:r>
        <w:r w:rsidR="003F7719">
          <w:rPr>
            <w:rFonts w:ascii="Segoe UI" w:hAnsi="Segoe UI" w:cs="Segoe UI"/>
            <w:color w:val="7A7A7A"/>
          </w:rPr>
          <w:t>os volumes de entrada</w:t>
        </w:r>
      </w:ins>
      <w:ins w:id="30" w:author="Edison Dausacker Bidone" w:date="2026-07-29T15:54:00Z">
        <w:r w:rsidR="003F7719">
          <w:rPr>
            <w:rFonts w:ascii="Segoe UI" w:hAnsi="Segoe UI" w:cs="Segoe UI"/>
            <w:color w:val="7A7A7A"/>
          </w:rPr>
          <w:t xml:space="preserve"> e saída </w:t>
        </w:r>
        <w:r w:rsidR="00C844EA">
          <w:rPr>
            <w:rFonts w:ascii="Segoe UI" w:hAnsi="Segoe UI" w:cs="Segoe UI"/>
            <w:color w:val="7A7A7A"/>
          </w:rPr>
          <w:t xml:space="preserve">de água </w:t>
        </w:r>
      </w:ins>
      <w:ins w:id="31" w:author="Edison Dausacker Bidone" w:date="2026-07-29T15:55:00Z">
        <w:r w:rsidR="006375CF">
          <w:rPr>
            <w:rFonts w:ascii="Segoe UI" w:hAnsi="Segoe UI" w:cs="Segoe UI"/>
            <w:color w:val="7A7A7A"/>
          </w:rPr>
          <w:t>n</w:t>
        </w:r>
        <w:r w:rsidR="00B01DEE">
          <w:rPr>
            <w:rFonts w:ascii="Segoe UI" w:hAnsi="Segoe UI" w:cs="Segoe UI"/>
            <w:color w:val="7A7A7A"/>
          </w:rPr>
          <w:t>o</w:t>
        </w:r>
        <w:r w:rsidR="006375CF">
          <w:rPr>
            <w:rFonts w:ascii="Segoe UI" w:hAnsi="Segoe UI" w:cs="Segoe UI"/>
            <w:color w:val="7A7A7A"/>
          </w:rPr>
          <w:t xml:space="preserve"> território</w:t>
        </w:r>
      </w:ins>
      <w:ins w:id="32" w:author="Edison Dausacker Bidone" w:date="2026-07-29T15:10:00Z">
        <w:r>
          <w:rPr>
            <w:rFonts w:ascii="Segoe UI" w:hAnsi="Segoe UI" w:cs="Segoe UI"/>
            <w:color w:val="7A7A7A"/>
          </w:rPr>
          <w:t xml:space="preserve"> no período analisado.</w:t>
        </w:r>
      </w:ins>
    </w:p>
    <w:p w14:paraId="374181F3" w14:textId="6BFBD124" w:rsidR="00011A3B" w:rsidRDefault="00011A3B">
      <w:pPr>
        <w:rPr>
          <w:ins w:id="33" w:author="Edison Dausacker Bidone" w:date="2026-07-29T15:46:00Z"/>
        </w:rPr>
      </w:pPr>
    </w:p>
    <w:p w14:paraId="44B90E15" w14:textId="1B75DFD6" w:rsidR="003103C6" w:rsidRDefault="003103C6" w:rsidP="003103C6">
      <w:pPr>
        <w:pStyle w:val="Ttulo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after="105"/>
        <w:rPr>
          <w:ins w:id="34" w:author="Edison Dausacker Bidone" w:date="2026-07-29T16:01:00Z"/>
          <w:rFonts w:ascii="Georgia" w:hAnsi="Georgia"/>
          <w:color w:val="1A3B29"/>
        </w:rPr>
      </w:pPr>
      <w:ins w:id="35" w:author="Edison Dausacker Bidone" w:date="2026-07-29T16:01:00Z">
        <w:r>
          <w:rPr>
            <w:rFonts w:ascii="Georgia" w:hAnsi="Georgia"/>
            <w:color w:val="1A3B29"/>
          </w:rPr>
          <w:t>Entrada e saída de água</w:t>
        </w:r>
      </w:ins>
      <w:ins w:id="36" w:author="Edison Dausacker Bidone" w:date="2026-07-29T16:08:00Z">
        <w:r w:rsidR="0000023F">
          <w:rPr>
            <w:rFonts w:ascii="Georgia" w:hAnsi="Georgia"/>
            <w:color w:val="1A3B29"/>
          </w:rPr>
          <w:t xml:space="preserve"> no B</w:t>
        </w:r>
      </w:ins>
      <w:ins w:id="37" w:author="Edison Dausacker Bidone" w:date="2026-07-29T16:09:00Z">
        <w:r w:rsidR="0000023F">
          <w:rPr>
            <w:rFonts w:ascii="Georgia" w:hAnsi="Georgia"/>
            <w:color w:val="1A3B29"/>
          </w:rPr>
          <w:t>H</w:t>
        </w:r>
      </w:ins>
    </w:p>
    <w:p w14:paraId="0A5E1ADE" w14:textId="7A7086B7" w:rsidR="003103C6" w:rsidRDefault="003103C6" w:rsidP="003103C6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ins w:id="38" w:author="Edison Dausacker Bidone" w:date="2026-07-29T16:01:00Z"/>
          <w:color w:val="7A7A7A"/>
        </w:rPr>
      </w:pPr>
      <w:ins w:id="39" w:author="Edison Dausacker Bidone" w:date="2026-07-29T16:01:00Z">
        <w:r>
          <w:rPr>
            <w:color w:val="7A7A7A"/>
          </w:rPr>
          <w:t>Na formulação usada aqui</w:t>
        </w:r>
      </w:ins>
      <w:ins w:id="40" w:author="Edison Dausacker Bidone" w:date="2026-07-29T16:09:00Z">
        <w:r w:rsidR="0000023F">
          <w:rPr>
            <w:color w:val="7A7A7A"/>
          </w:rPr>
          <w:t>:</w:t>
        </w:r>
      </w:ins>
      <w:ins w:id="41" w:author="Edison Dausacker Bidone" w:date="2026-07-29T16:01:00Z">
        <w:r>
          <w:rPr>
            <w:color w:val="7A7A7A"/>
          </w:rPr>
          <w:t xml:space="preserve"> </w:t>
        </w:r>
      </w:ins>
      <w:ins w:id="42" w:author="Edison Dausacker Bidone" w:date="2026-07-29T16:09:00Z">
        <w:r w:rsidR="0000023F">
          <w:rPr>
            <w:color w:val="7A7A7A"/>
          </w:rPr>
          <w:t xml:space="preserve">(i) </w:t>
        </w:r>
      </w:ins>
      <w:ins w:id="43" w:author="Edison Dausacker Bidone" w:date="2026-07-29T16:01:00Z">
        <w:r>
          <w:rPr>
            <w:color w:val="7A7A7A"/>
          </w:rPr>
          <w:t xml:space="preserve">a entrada </w:t>
        </w:r>
      </w:ins>
      <w:ins w:id="44" w:author="Edison Dausacker Bidone" w:date="2026-07-29T16:09:00Z">
        <w:r w:rsidR="003F146F">
          <w:rPr>
            <w:color w:val="7A7A7A"/>
          </w:rPr>
          <w:t xml:space="preserve">de água </w:t>
        </w:r>
      </w:ins>
      <w:ins w:id="45" w:author="Edison Dausacker Bidone" w:date="2026-07-29T16:01:00Z">
        <w:r>
          <w:rPr>
            <w:color w:val="7A7A7A"/>
          </w:rPr>
          <w:t xml:space="preserve">é a precipitação </w:t>
        </w:r>
      </w:ins>
      <w:ins w:id="46" w:author="Edison Dausacker Bidone" w:date="2026-07-29T16:06:00Z">
        <w:r w:rsidR="00027A8B">
          <w:rPr>
            <w:color w:val="7A7A7A"/>
          </w:rPr>
          <w:t xml:space="preserve">acumulada </w:t>
        </w:r>
      </w:ins>
      <w:ins w:id="47" w:author="Edison Dausacker Bidone" w:date="2026-07-29T16:24:00Z">
        <w:r w:rsidR="008F359E">
          <w:rPr>
            <w:color w:val="7A7A7A"/>
          </w:rPr>
          <w:t xml:space="preserve">mensal </w:t>
        </w:r>
      </w:ins>
      <w:ins w:id="48" w:author="Edison Dausacker Bidone" w:date="2026-07-29T16:01:00Z">
        <w:r>
          <w:rPr>
            <w:color w:val="7A7A7A"/>
          </w:rPr>
          <w:t>(P)</w:t>
        </w:r>
      </w:ins>
      <w:ins w:id="49" w:author="Edison Dausacker Bidone" w:date="2026-07-29T16:10:00Z">
        <w:r w:rsidR="00856EC9">
          <w:rPr>
            <w:color w:val="7A7A7A"/>
          </w:rPr>
          <w:t>; e, a</w:t>
        </w:r>
      </w:ins>
      <w:ins w:id="50" w:author="Edison Dausacker Bidone" w:date="2026-07-29T16:01:00Z">
        <w:r>
          <w:rPr>
            <w:color w:val="7A7A7A"/>
          </w:rPr>
          <w:t xml:space="preserve"> saída é a evapotranspiração potencial</w:t>
        </w:r>
      </w:ins>
      <w:ins w:id="51" w:author="Edison Dausacker Bidone" w:date="2026-07-29T16:28:00Z">
        <w:r w:rsidR="00093F7C">
          <w:rPr>
            <w:color w:val="7A7A7A"/>
          </w:rPr>
          <w:t xml:space="preserve"> mensal</w:t>
        </w:r>
      </w:ins>
      <w:ins w:id="52" w:author="Edison Dausacker Bidone" w:date="2026-07-29T16:01:00Z">
        <w:r>
          <w:rPr>
            <w:color w:val="7A7A7A"/>
          </w:rPr>
          <w:t xml:space="preserve"> (</w:t>
        </w:r>
        <w:proofErr w:type="spellStart"/>
        <w:r>
          <w:rPr>
            <w:color w:val="7A7A7A"/>
          </w:rPr>
          <w:t>Etp</w:t>
        </w:r>
        <w:proofErr w:type="spellEnd"/>
        <w:r>
          <w:rPr>
            <w:color w:val="7A7A7A"/>
          </w:rPr>
          <w:t>), que representa a perda de água para a atmosfera.</w:t>
        </w:r>
      </w:ins>
      <w:ins w:id="53" w:author="Edison Dausacker Bidone" w:date="2026-07-29T16:08:00Z">
        <w:r w:rsidR="00170E5A">
          <w:rPr>
            <w:color w:val="7A7A7A"/>
          </w:rPr>
          <w:t xml:space="preserve"> </w:t>
        </w:r>
      </w:ins>
      <w:ins w:id="54" w:author="Edison Dausacker Bidone" w:date="2026-07-29T16:37:00Z">
        <w:r w:rsidR="00240EDF">
          <w:rPr>
            <w:color w:val="7A7A7A"/>
          </w:rPr>
          <w:t>A</w:t>
        </w:r>
      </w:ins>
      <w:ins w:id="55" w:author="Edison Dausacker Bidone" w:date="2026-07-29T16:08:00Z">
        <w:r w:rsidR="00170E5A">
          <w:rPr>
            <w:color w:val="7A7A7A"/>
          </w:rPr>
          <w:t>mbas medidas em milímetros (mm)</w:t>
        </w:r>
      </w:ins>
      <w:ins w:id="56" w:author="Edison Dausacker Bidone" w:date="2026-07-31T16:08:00Z">
        <w:r w:rsidR="00C46525">
          <w:rPr>
            <w:color w:val="7A7A7A"/>
          </w:rPr>
          <w:t>.</w:t>
        </w:r>
      </w:ins>
    </w:p>
    <w:p w14:paraId="573964F4" w14:textId="77777777" w:rsidR="003103C6" w:rsidRDefault="003103C6" w:rsidP="003103C6">
      <w:pPr>
        <w:rPr>
          <w:ins w:id="57" w:author="Edison Dausacker Bidone" w:date="2026-07-29T16:01:00Z"/>
        </w:rPr>
      </w:pPr>
      <w:ins w:id="58" w:author="Edison Dausacker Bidone" w:date="2026-07-29T16:01:00Z">
        <w:r>
          <w:rPr>
            <w:rStyle w:val="CdigoHTML"/>
            <w:rFonts w:eastAsiaTheme="minorHAnsi"/>
            <w:b/>
            <w:bCs/>
            <w:color w:val="1A3B29"/>
            <w:shd w:val="clear" w:color="auto" w:fill="F1FBF5"/>
          </w:rPr>
          <w:t xml:space="preserve">BH = P - </w:t>
        </w:r>
        <w:proofErr w:type="spellStart"/>
        <w:r>
          <w:rPr>
            <w:rStyle w:val="CdigoHTML"/>
            <w:rFonts w:eastAsiaTheme="minorHAnsi"/>
            <w:b/>
            <w:bCs/>
            <w:color w:val="1A3B29"/>
            <w:shd w:val="clear" w:color="auto" w:fill="F1FBF5"/>
          </w:rPr>
          <w:t>Etp</w:t>
        </w:r>
        <w:proofErr w:type="spellEnd"/>
      </w:ins>
    </w:p>
    <w:p w14:paraId="22A4CC15" w14:textId="77777777" w:rsidR="00321DB1" w:rsidRDefault="00321DB1" w:rsidP="00321DB1">
      <w:pPr>
        <w:pStyle w:val="Ttulo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after="105"/>
        <w:rPr>
          <w:ins w:id="59" w:author="Edison Dausacker Bidone" w:date="2026-07-31T16:07:00Z"/>
          <w:rFonts w:ascii="Georgia" w:hAnsi="Georgia"/>
          <w:color w:val="1A3B29"/>
        </w:rPr>
      </w:pPr>
      <w:ins w:id="60" w:author="Edison Dausacker Bidone" w:date="2026-07-31T16:07:00Z">
        <w:r>
          <w:rPr>
            <w:rFonts w:ascii="Georgia" w:hAnsi="Georgia"/>
            <w:color w:val="1A3B29"/>
          </w:rPr>
          <w:t xml:space="preserve">Por que estimar a </w:t>
        </w:r>
        <w:proofErr w:type="spellStart"/>
        <w:r>
          <w:rPr>
            <w:rFonts w:ascii="Georgia" w:hAnsi="Georgia"/>
            <w:color w:val="1A3B29"/>
          </w:rPr>
          <w:t>Etp</w:t>
        </w:r>
        <w:proofErr w:type="spellEnd"/>
      </w:ins>
    </w:p>
    <w:p w14:paraId="273604FE" w14:textId="7A3A6358" w:rsidR="00321DB1" w:rsidRDefault="00321DB1" w:rsidP="00C63287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jc w:val="both"/>
        <w:rPr>
          <w:ins w:id="61" w:author="Edison Dausacker Bidone" w:date="2026-07-31T16:07:00Z"/>
          <w:rFonts w:ascii="Segoe UI" w:hAnsi="Segoe UI" w:cs="Segoe UI"/>
          <w:color w:val="7A7A7A"/>
        </w:rPr>
        <w:pPrChange w:id="62" w:author="Edison Dausacker Bidone" w:date="2026-07-31T16:15:00Z">
          <w:pPr>
            <w:pStyle w:val="NormalWeb"/>
            <w:pBdr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pBdr>
            <w:spacing w:before="0" w:beforeAutospacing="0" w:after="0" w:afterAutospacing="0"/>
          </w:pPr>
        </w:pPrChange>
      </w:pPr>
      <w:ins w:id="63" w:author="Edison Dausacker Bidone" w:date="2026-07-31T16:07:00Z">
        <w:r>
          <w:rPr>
            <w:rFonts w:ascii="Segoe UI" w:hAnsi="Segoe UI" w:cs="Segoe UI"/>
            <w:color w:val="7A7A7A"/>
          </w:rPr>
          <w:t xml:space="preserve">Como muitas estações meteorológicas não medem a </w:t>
        </w:r>
        <w:proofErr w:type="spellStart"/>
        <w:r>
          <w:rPr>
            <w:rFonts w:ascii="Segoe UI" w:hAnsi="Segoe UI" w:cs="Segoe UI"/>
            <w:color w:val="7A7A7A"/>
          </w:rPr>
          <w:t>Etp</w:t>
        </w:r>
        <w:proofErr w:type="spellEnd"/>
        <w:r>
          <w:rPr>
            <w:rFonts w:ascii="Segoe UI" w:hAnsi="Segoe UI" w:cs="Segoe UI"/>
            <w:color w:val="7A7A7A"/>
          </w:rPr>
          <w:t xml:space="preserve"> diretamente em campo, o cálculo usa a fórmula de </w:t>
        </w:r>
        <w:proofErr w:type="spellStart"/>
        <w:r>
          <w:rPr>
            <w:rFonts w:ascii="Segoe UI" w:hAnsi="Segoe UI" w:cs="Segoe UI"/>
            <w:color w:val="7A7A7A"/>
          </w:rPr>
          <w:t>Thornthwaite</w:t>
        </w:r>
      </w:ins>
      <w:proofErr w:type="spellEnd"/>
      <w:ins w:id="64" w:author="Edison Dausacker Bidone" w:date="2026-07-31T16:09:00Z">
        <w:r w:rsidR="00C362E5">
          <w:rPr>
            <w:rFonts w:ascii="Segoe UI" w:hAnsi="Segoe UI" w:cs="Segoe UI"/>
            <w:color w:val="7A7A7A"/>
          </w:rPr>
          <w:t xml:space="preserve"> (1948)</w:t>
        </w:r>
      </w:ins>
      <w:ins w:id="65" w:author="Edison Dausacker Bidone" w:date="2026-07-31T16:07:00Z">
        <w:r>
          <w:rPr>
            <w:rFonts w:ascii="Segoe UI" w:hAnsi="Segoe UI" w:cs="Segoe UI"/>
            <w:color w:val="7A7A7A"/>
          </w:rPr>
          <w:t xml:space="preserve"> para estimar a </w:t>
        </w:r>
        <w:proofErr w:type="spellStart"/>
        <w:r>
          <w:rPr>
            <w:rFonts w:ascii="Segoe UI" w:hAnsi="Segoe UI" w:cs="Segoe UI"/>
            <w:color w:val="7A7A7A"/>
          </w:rPr>
          <w:t>Etp</w:t>
        </w:r>
        <w:proofErr w:type="spellEnd"/>
        <w:r>
          <w:rPr>
            <w:rFonts w:ascii="Segoe UI" w:hAnsi="Segoe UI" w:cs="Segoe UI"/>
            <w:color w:val="7A7A7A"/>
          </w:rPr>
          <w:t xml:space="preserve"> mensal a partir da temperatura média mensal.</w:t>
        </w:r>
      </w:ins>
    </w:p>
    <w:p w14:paraId="5E6A4310" w14:textId="77777777" w:rsidR="00321DB1" w:rsidRDefault="00321DB1" w:rsidP="00321DB1">
      <w:pPr>
        <w:rPr>
          <w:ins w:id="66" w:author="Edison Dausacker Bidone" w:date="2026-07-31T16:07:00Z"/>
          <w:rFonts w:ascii="Segoe UI" w:hAnsi="Segoe UI" w:cs="Segoe UI"/>
          <w:color w:val="1A3B29"/>
          <w:sz w:val="27"/>
          <w:szCs w:val="27"/>
        </w:rPr>
      </w:pPr>
      <w:proofErr w:type="spellStart"/>
      <w:ins w:id="67" w:author="Edison Dausacker Bidone" w:date="2026-07-31T16:07:00Z">
        <w:r>
          <w:rPr>
            <w:rStyle w:val="CdigoHTML"/>
            <w:rFonts w:eastAsiaTheme="minorHAnsi"/>
            <w:b/>
            <w:bCs/>
            <w:color w:val="1A3B29"/>
            <w:shd w:val="clear" w:color="auto" w:fill="F1FBF5"/>
          </w:rPr>
          <w:t>Etp</w:t>
        </w:r>
        <w:proofErr w:type="spellEnd"/>
        <w:r>
          <w:rPr>
            <w:rStyle w:val="CdigoHTML"/>
            <w:rFonts w:eastAsiaTheme="minorHAnsi"/>
            <w:b/>
            <w:bCs/>
            <w:color w:val="1A3B29"/>
            <w:shd w:val="clear" w:color="auto" w:fill="F1FBF5"/>
          </w:rPr>
          <w:t xml:space="preserve"> mensal = 16 * (10t / </w:t>
        </w:r>
        <w:proofErr w:type="gramStart"/>
        <w:r>
          <w:rPr>
            <w:rStyle w:val="CdigoHTML"/>
            <w:rFonts w:eastAsiaTheme="minorHAnsi"/>
            <w:b/>
            <w:bCs/>
            <w:color w:val="1A3B29"/>
            <w:shd w:val="clear" w:color="auto" w:fill="F1FBF5"/>
          </w:rPr>
          <w:t>I)^</w:t>
        </w:r>
        <w:proofErr w:type="gramEnd"/>
        <w:r>
          <w:rPr>
            <w:rStyle w:val="CdigoHTML"/>
            <w:rFonts w:eastAsiaTheme="minorHAnsi"/>
            <w:b/>
            <w:bCs/>
            <w:color w:val="1A3B29"/>
            <w:shd w:val="clear" w:color="auto" w:fill="F1FBF5"/>
          </w:rPr>
          <w:t>a</w:t>
        </w:r>
      </w:ins>
    </w:p>
    <w:p w14:paraId="00B31A2C" w14:textId="2988BF06" w:rsidR="000F6C3C" w:rsidRDefault="000F6C3C" w:rsidP="000F6C3C">
      <w:pPr>
        <w:pStyle w:val="Ttulo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after="105"/>
        <w:rPr>
          <w:ins w:id="68" w:author="Edison Dausacker Bidone" w:date="2026-07-31T16:13:00Z"/>
          <w:rFonts w:ascii="Georgia" w:hAnsi="Georgia"/>
          <w:color w:val="1A3B29"/>
        </w:rPr>
      </w:pPr>
      <w:ins w:id="69" w:author="Edison Dausacker Bidone" w:date="2026-07-31T16:13:00Z">
        <w:r>
          <w:rPr>
            <w:rFonts w:ascii="Georgia" w:hAnsi="Georgia"/>
            <w:color w:val="1A3B29"/>
          </w:rPr>
          <w:t xml:space="preserve">Índices </w:t>
        </w:r>
        <w:r w:rsidR="00DA43FD">
          <w:rPr>
            <w:rFonts w:ascii="Georgia" w:hAnsi="Georgia"/>
            <w:color w:val="1A3B29"/>
          </w:rPr>
          <w:t xml:space="preserve">na fórmula </w:t>
        </w:r>
        <w:r>
          <w:rPr>
            <w:rFonts w:ascii="Georgia" w:hAnsi="Georgia"/>
            <w:color w:val="1A3B29"/>
          </w:rPr>
          <w:t xml:space="preserve">de </w:t>
        </w:r>
        <w:proofErr w:type="spellStart"/>
        <w:r>
          <w:rPr>
            <w:rFonts w:ascii="Georgia" w:hAnsi="Georgia"/>
            <w:color w:val="1A3B29"/>
          </w:rPr>
          <w:t>Thornthwaite</w:t>
        </w:r>
        <w:proofErr w:type="spellEnd"/>
      </w:ins>
    </w:p>
    <w:p w14:paraId="71FFA9D4" w14:textId="48CFCF50" w:rsidR="000F6C3C" w:rsidRDefault="000F6C3C" w:rsidP="00C63287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jc w:val="both"/>
        <w:rPr>
          <w:ins w:id="70" w:author="Edison Dausacker Bidone" w:date="2026-07-31T16:13:00Z"/>
          <w:rFonts w:ascii="Segoe UI" w:hAnsi="Segoe UI" w:cs="Segoe UI"/>
          <w:color w:val="7A7A7A"/>
        </w:rPr>
        <w:pPrChange w:id="71" w:author="Edison Dausacker Bidone" w:date="2026-07-31T16:15:00Z">
          <w:pPr>
            <w:pStyle w:val="NormalWeb"/>
            <w:pBdr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pBdr>
            <w:spacing w:before="0" w:beforeAutospacing="0" w:after="0" w:afterAutospacing="0"/>
          </w:pPr>
        </w:pPrChange>
      </w:pPr>
      <w:ins w:id="72" w:author="Edison Dausacker Bidone" w:date="2026-07-31T16:13:00Z">
        <w:r>
          <w:rPr>
            <w:rFonts w:ascii="Segoe UI" w:hAnsi="Segoe UI" w:cs="Segoe UI"/>
            <w:color w:val="7A7A7A"/>
          </w:rPr>
          <w:t>O índice calorimétrico mensal (i) é calculado para cada mês a partir da temperatura. A soma d</w:t>
        </w:r>
      </w:ins>
      <w:ins w:id="73" w:author="Edison Dausacker Bidone" w:date="2026-07-31T16:14:00Z">
        <w:r w:rsidR="00CD531F">
          <w:rPr>
            <w:rFonts w:ascii="Segoe UI" w:hAnsi="Segoe UI" w:cs="Segoe UI"/>
            <w:color w:val="7A7A7A"/>
          </w:rPr>
          <w:t>o</w:t>
        </w:r>
      </w:ins>
      <w:ins w:id="74" w:author="Edison Dausacker Bidone" w:date="2026-07-31T16:13:00Z">
        <w:r>
          <w:rPr>
            <w:rFonts w:ascii="Segoe UI" w:hAnsi="Segoe UI" w:cs="Segoe UI"/>
            <w:color w:val="7A7A7A"/>
          </w:rPr>
          <w:t xml:space="preserve">s índices </w:t>
        </w:r>
      </w:ins>
      <w:ins w:id="75" w:author="Edison Dausacker Bidone" w:date="2026-07-31T16:15:00Z">
        <w:r w:rsidR="00CD531F">
          <w:rPr>
            <w:rFonts w:ascii="Segoe UI" w:hAnsi="Segoe UI" w:cs="Segoe UI"/>
            <w:color w:val="7A7A7A"/>
          </w:rPr>
          <w:t xml:space="preserve">mensais </w:t>
        </w:r>
      </w:ins>
      <w:ins w:id="76" w:author="Edison Dausacker Bidone" w:date="2026-07-31T16:14:00Z">
        <w:r w:rsidR="00414816">
          <w:rPr>
            <w:rFonts w:ascii="Segoe UI" w:hAnsi="Segoe UI" w:cs="Segoe UI"/>
            <w:color w:val="7A7A7A"/>
          </w:rPr>
          <w:t>fornece</w:t>
        </w:r>
      </w:ins>
      <w:ins w:id="77" w:author="Edison Dausacker Bidone" w:date="2026-07-31T16:13:00Z">
        <w:r>
          <w:rPr>
            <w:rFonts w:ascii="Segoe UI" w:hAnsi="Segoe UI" w:cs="Segoe UI"/>
            <w:color w:val="7A7A7A"/>
          </w:rPr>
          <w:t xml:space="preserve"> o índice anual (I), usado para calcular o expoente </w:t>
        </w:r>
      </w:ins>
      <w:ins w:id="78" w:author="Edison Dausacker Bidone" w:date="2026-07-31T16:15:00Z">
        <w:r w:rsidR="00CD531F">
          <w:rPr>
            <w:rFonts w:ascii="Segoe UI" w:hAnsi="Segoe UI" w:cs="Segoe UI"/>
            <w:color w:val="7A7A7A"/>
          </w:rPr>
          <w:t>“</w:t>
        </w:r>
      </w:ins>
      <w:ins w:id="79" w:author="Edison Dausacker Bidone" w:date="2026-07-31T16:13:00Z">
        <w:r>
          <w:rPr>
            <w:rFonts w:ascii="Segoe UI" w:hAnsi="Segoe UI" w:cs="Segoe UI"/>
            <w:color w:val="7A7A7A"/>
          </w:rPr>
          <w:t>a</w:t>
        </w:r>
      </w:ins>
      <w:ins w:id="80" w:author="Edison Dausacker Bidone" w:date="2026-07-31T16:15:00Z">
        <w:r w:rsidR="00CD531F">
          <w:rPr>
            <w:rFonts w:ascii="Segoe UI" w:hAnsi="Segoe UI" w:cs="Segoe UI"/>
            <w:color w:val="7A7A7A"/>
          </w:rPr>
          <w:t>”</w:t>
        </w:r>
      </w:ins>
      <w:ins w:id="81" w:author="Edison Dausacker Bidone" w:date="2026-07-31T16:13:00Z">
        <w:r>
          <w:rPr>
            <w:rFonts w:ascii="Segoe UI" w:hAnsi="Segoe UI" w:cs="Segoe UI"/>
            <w:color w:val="7A7A7A"/>
          </w:rPr>
          <w:t xml:space="preserve"> da fórmula.</w:t>
        </w:r>
      </w:ins>
    </w:p>
    <w:p w14:paraId="78230B6C" w14:textId="77777777" w:rsidR="000F6C3C" w:rsidRDefault="000F6C3C" w:rsidP="000F6C3C">
      <w:pPr>
        <w:rPr>
          <w:ins w:id="82" w:author="Edison Dausacker Bidone" w:date="2026-07-31T16:13:00Z"/>
          <w:rFonts w:ascii="Segoe UI" w:hAnsi="Segoe UI" w:cs="Segoe UI"/>
          <w:color w:val="1A3B29"/>
          <w:sz w:val="27"/>
          <w:szCs w:val="27"/>
        </w:rPr>
      </w:pPr>
      <w:ins w:id="83" w:author="Edison Dausacker Bidone" w:date="2026-07-31T16:13:00Z">
        <w:r>
          <w:rPr>
            <w:rStyle w:val="CdigoHTML"/>
            <w:rFonts w:eastAsiaTheme="minorHAnsi"/>
            <w:b/>
            <w:bCs/>
            <w:color w:val="1A3B29"/>
            <w:shd w:val="clear" w:color="auto" w:fill="F1FBF5"/>
          </w:rPr>
          <w:t xml:space="preserve">i = (t / </w:t>
        </w:r>
        <w:proofErr w:type="gramStart"/>
        <w:r>
          <w:rPr>
            <w:rStyle w:val="CdigoHTML"/>
            <w:rFonts w:eastAsiaTheme="minorHAnsi"/>
            <w:b/>
            <w:bCs/>
            <w:color w:val="1A3B29"/>
            <w:shd w:val="clear" w:color="auto" w:fill="F1FBF5"/>
          </w:rPr>
          <w:t>5)^</w:t>
        </w:r>
        <w:proofErr w:type="gramEnd"/>
        <w:r>
          <w:rPr>
            <w:rStyle w:val="CdigoHTML"/>
            <w:rFonts w:eastAsiaTheme="minorHAnsi"/>
            <w:b/>
            <w:bCs/>
            <w:color w:val="1A3B29"/>
            <w:shd w:val="clear" w:color="auto" w:fill="F1FBF5"/>
          </w:rPr>
          <w:t>1,514I = soma(i)a = (675 * 10^-9 * I^3) - (771 * 10^-7 * I^2) + (0,01792 * I) + 0,49239</w:t>
        </w:r>
      </w:ins>
    </w:p>
    <w:p w14:paraId="16381C76" w14:textId="168F242C" w:rsidR="002A59B7" w:rsidRDefault="002A59B7" w:rsidP="002A59B7">
      <w:pPr>
        <w:pStyle w:val="Ttulo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after="105"/>
        <w:rPr>
          <w:ins w:id="84" w:author="Edison Dausacker Bidone" w:date="2026-07-31T16:16:00Z"/>
          <w:rFonts w:ascii="Georgia" w:hAnsi="Georgia"/>
          <w:color w:val="1A3B29"/>
        </w:rPr>
      </w:pPr>
      <w:ins w:id="85" w:author="Edison Dausacker Bidone" w:date="2026-07-31T16:16:00Z">
        <w:r>
          <w:rPr>
            <w:rFonts w:ascii="Georgia" w:hAnsi="Georgia"/>
            <w:color w:val="1A3B29"/>
          </w:rPr>
          <w:lastRenderedPageBreak/>
          <w:t xml:space="preserve">Correção </w:t>
        </w:r>
        <w:r>
          <w:rPr>
            <w:rFonts w:ascii="Georgia" w:hAnsi="Georgia"/>
            <w:color w:val="1A3B29"/>
          </w:rPr>
          <w:t xml:space="preserve">de </w:t>
        </w:r>
        <w:proofErr w:type="spellStart"/>
        <w:r>
          <w:rPr>
            <w:rFonts w:ascii="Georgia" w:hAnsi="Georgia"/>
            <w:color w:val="1A3B29"/>
          </w:rPr>
          <w:t>Etp</w:t>
        </w:r>
        <w:proofErr w:type="spellEnd"/>
        <w:r>
          <w:rPr>
            <w:rFonts w:ascii="Georgia" w:hAnsi="Georgia"/>
            <w:color w:val="1A3B29"/>
          </w:rPr>
          <w:t xml:space="preserve"> </w:t>
        </w:r>
      </w:ins>
      <w:ins w:id="86" w:author="Edison Dausacker Bidone" w:date="2026-07-31T16:17:00Z">
        <w:r w:rsidR="002249FE">
          <w:rPr>
            <w:rFonts w:ascii="Georgia" w:hAnsi="Georgia"/>
            <w:color w:val="1A3B29"/>
          </w:rPr>
          <w:t>para a</w:t>
        </w:r>
      </w:ins>
      <w:ins w:id="87" w:author="Edison Dausacker Bidone" w:date="2026-07-31T16:16:00Z">
        <w:r>
          <w:rPr>
            <w:rFonts w:ascii="Georgia" w:hAnsi="Georgia"/>
            <w:color w:val="1A3B29"/>
          </w:rPr>
          <w:t xml:space="preserve"> latitude</w:t>
        </w:r>
      </w:ins>
    </w:p>
    <w:p w14:paraId="01A88C19" w14:textId="0D047FC3" w:rsidR="002A59B7" w:rsidRDefault="002A59B7" w:rsidP="002A59B7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ins w:id="88" w:author="Edison Dausacker Bidone" w:date="2026-07-31T16:16:00Z"/>
          <w:rFonts w:ascii="Segoe UI" w:hAnsi="Segoe UI" w:cs="Segoe UI"/>
          <w:color w:val="7A7A7A"/>
        </w:rPr>
      </w:pPr>
      <w:ins w:id="89" w:author="Edison Dausacker Bidone" w:date="2026-07-31T16:16:00Z">
        <w:r>
          <w:rPr>
            <w:rFonts w:ascii="Segoe UI" w:hAnsi="Segoe UI" w:cs="Segoe UI"/>
            <w:color w:val="7A7A7A"/>
          </w:rPr>
          <w:t xml:space="preserve">A equação de </w:t>
        </w:r>
        <w:proofErr w:type="spellStart"/>
        <w:r>
          <w:rPr>
            <w:rFonts w:ascii="Segoe UI" w:hAnsi="Segoe UI" w:cs="Segoe UI"/>
            <w:color w:val="7A7A7A"/>
          </w:rPr>
          <w:t>Thornthwaite</w:t>
        </w:r>
        <w:proofErr w:type="spellEnd"/>
        <w:r>
          <w:rPr>
            <w:rFonts w:ascii="Segoe UI" w:hAnsi="Segoe UI" w:cs="Segoe UI"/>
            <w:color w:val="7A7A7A"/>
          </w:rPr>
          <w:t xml:space="preserve"> foi proposta para condições padronizadas </w:t>
        </w:r>
      </w:ins>
      <w:ins w:id="90" w:author="Edison Dausacker Bidone" w:date="2026-07-31T16:17:00Z">
        <w:r w:rsidR="00341712">
          <w:rPr>
            <w:rFonts w:ascii="Segoe UI" w:hAnsi="Segoe UI" w:cs="Segoe UI"/>
            <w:color w:val="7A7A7A"/>
          </w:rPr>
          <w:t>no</w:t>
        </w:r>
      </w:ins>
      <w:ins w:id="91" w:author="Edison Dausacker Bidone" w:date="2026-07-31T16:16:00Z">
        <w:r>
          <w:rPr>
            <w:rFonts w:ascii="Segoe UI" w:hAnsi="Segoe UI" w:cs="Segoe UI"/>
            <w:color w:val="7A7A7A"/>
          </w:rPr>
          <w:t xml:space="preserve"> Equador, mês de 30 dias e 12 horas de insolação diária. Por isso, a </w:t>
        </w:r>
        <w:proofErr w:type="spellStart"/>
        <w:r>
          <w:rPr>
            <w:rFonts w:ascii="Segoe UI" w:hAnsi="Segoe UI" w:cs="Segoe UI"/>
            <w:color w:val="7A7A7A"/>
          </w:rPr>
          <w:t>Etp</w:t>
        </w:r>
        <w:proofErr w:type="spellEnd"/>
        <w:r>
          <w:rPr>
            <w:rFonts w:ascii="Segoe UI" w:hAnsi="Segoe UI" w:cs="Segoe UI"/>
            <w:color w:val="7A7A7A"/>
          </w:rPr>
          <w:t xml:space="preserve"> é multiplicada por um fator de correção</w:t>
        </w:r>
      </w:ins>
      <w:ins w:id="92" w:author="Edison Dausacker Bidone" w:date="2026-07-31T16:18:00Z">
        <w:r w:rsidR="00341712">
          <w:rPr>
            <w:rFonts w:ascii="Segoe UI" w:hAnsi="Segoe UI" w:cs="Segoe UI"/>
            <w:color w:val="7A7A7A"/>
          </w:rPr>
          <w:t xml:space="preserve"> (FC</w:t>
        </w:r>
        <w:r w:rsidR="001E7075">
          <w:rPr>
            <w:rFonts w:ascii="Segoe UI" w:hAnsi="Segoe UI" w:cs="Segoe UI"/>
            <w:color w:val="7A7A7A"/>
          </w:rPr>
          <w:t>)</w:t>
        </w:r>
      </w:ins>
      <w:ins w:id="93" w:author="Edison Dausacker Bidone" w:date="2026-07-31T16:16:00Z">
        <w:r>
          <w:rPr>
            <w:rFonts w:ascii="Segoe UI" w:hAnsi="Segoe UI" w:cs="Segoe UI"/>
            <w:color w:val="7A7A7A"/>
          </w:rPr>
          <w:t xml:space="preserve"> associado ao hemisfério, ao mês e à latitude d</w:t>
        </w:r>
      </w:ins>
      <w:ins w:id="94" w:author="Edison Dausacker Bidone" w:date="2026-07-31T16:19:00Z">
        <w:r w:rsidR="00FA0CCA">
          <w:rPr>
            <w:rFonts w:ascii="Segoe UI" w:hAnsi="Segoe UI" w:cs="Segoe UI"/>
            <w:color w:val="7A7A7A"/>
          </w:rPr>
          <w:t>o</w:t>
        </w:r>
      </w:ins>
      <w:ins w:id="95" w:author="Edison Dausacker Bidone" w:date="2026-07-31T16:16:00Z">
        <w:r>
          <w:rPr>
            <w:rFonts w:ascii="Segoe UI" w:hAnsi="Segoe UI" w:cs="Segoe UI"/>
            <w:color w:val="7A7A7A"/>
          </w:rPr>
          <w:t xml:space="preserve"> </w:t>
        </w:r>
      </w:ins>
      <w:ins w:id="96" w:author="Edison Dausacker Bidone" w:date="2026-07-31T16:20:00Z">
        <w:r w:rsidR="00790C65">
          <w:rPr>
            <w:rFonts w:ascii="Segoe UI" w:hAnsi="Segoe UI" w:cs="Segoe UI"/>
            <w:color w:val="7A7A7A"/>
          </w:rPr>
          <w:t>território considerado</w:t>
        </w:r>
      </w:ins>
      <w:ins w:id="97" w:author="Edison Dausacker Bidone" w:date="2026-07-31T16:16:00Z">
        <w:r>
          <w:rPr>
            <w:rFonts w:ascii="Segoe UI" w:hAnsi="Segoe UI" w:cs="Segoe UI"/>
            <w:color w:val="7A7A7A"/>
          </w:rPr>
          <w:t>.</w:t>
        </w:r>
      </w:ins>
    </w:p>
    <w:p w14:paraId="3A135B85" w14:textId="029CEAF6" w:rsidR="002A59B7" w:rsidRDefault="002A59B7" w:rsidP="002A59B7">
      <w:pPr>
        <w:rPr>
          <w:ins w:id="98" w:author="Edison Dausacker Bidone" w:date="2026-07-31T16:16:00Z"/>
          <w:rFonts w:ascii="Segoe UI" w:hAnsi="Segoe UI" w:cs="Segoe UI"/>
          <w:color w:val="1A3B29"/>
          <w:sz w:val="27"/>
          <w:szCs w:val="27"/>
        </w:rPr>
      </w:pPr>
      <w:proofErr w:type="spellStart"/>
      <w:ins w:id="99" w:author="Edison Dausacker Bidone" w:date="2026-07-31T16:16:00Z">
        <w:r>
          <w:rPr>
            <w:rStyle w:val="CdigoHTML"/>
            <w:rFonts w:eastAsiaTheme="minorHAnsi"/>
            <w:b/>
            <w:bCs/>
            <w:color w:val="1A3B29"/>
            <w:shd w:val="clear" w:color="auto" w:fill="F1FBF5"/>
          </w:rPr>
          <w:t>Etp</w:t>
        </w:r>
        <w:proofErr w:type="spellEnd"/>
        <w:r>
          <w:rPr>
            <w:rStyle w:val="CdigoHTML"/>
            <w:rFonts w:eastAsiaTheme="minorHAnsi"/>
            <w:b/>
            <w:bCs/>
            <w:color w:val="1A3B29"/>
            <w:shd w:val="clear" w:color="auto" w:fill="F1FBF5"/>
          </w:rPr>
          <w:t xml:space="preserve"> corrigida = </w:t>
        </w:r>
        <w:proofErr w:type="spellStart"/>
        <w:r>
          <w:rPr>
            <w:rStyle w:val="CdigoHTML"/>
            <w:rFonts w:eastAsiaTheme="minorHAnsi"/>
            <w:b/>
            <w:bCs/>
            <w:color w:val="1A3B29"/>
            <w:shd w:val="clear" w:color="auto" w:fill="F1FBF5"/>
          </w:rPr>
          <w:t>Etp</w:t>
        </w:r>
        <w:proofErr w:type="spellEnd"/>
        <w:r>
          <w:rPr>
            <w:rStyle w:val="CdigoHTML"/>
            <w:rFonts w:eastAsiaTheme="minorHAnsi"/>
            <w:b/>
            <w:bCs/>
            <w:color w:val="1A3B29"/>
            <w:shd w:val="clear" w:color="auto" w:fill="F1FBF5"/>
          </w:rPr>
          <w:t xml:space="preserve"> * FC = P - </w:t>
        </w:r>
        <w:proofErr w:type="spellStart"/>
        <w:r>
          <w:rPr>
            <w:rStyle w:val="CdigoHTML"/>
            <w:rFonts w:eastAsiaTheme="minorHAnsi"/>
            <w:b/>
            <w:bCs/>
            <w:color w:val="1A3B29"/>
            <w:shd w:val="clear" w:color="auto" w:fill="F1FBF5"/>
          </w:rPr>
          <w:t>Etp</w:t>
        </w:r>
        <w:proofErr w:type="spellEnd"/>
        <w:r>
          <w:rPr>
            <w:rStyle w:val="CdigoHTML"/>
            <w:rFonts w:eastAsiaTheme="minorHAnsi"/>
            <w:b/>
            <w:bCs/>
            <w:color w:val="1A3B29"/>
            <w:shd w:val="clear" w:color="auto" w:fill="F1FBF5"/>
          </w:rPr>
          <w:t xml:space="preserve"> corrigida</w:t>
        </w:r>
      </w:ins>
    </w:p>
    <w:p w14:paraId="1376FF01" w14:textId="05C579D7" w:rsidR="002D0766" w:rsidRDefault="002D0766" w:rsidP="002D0766">
      <w:pPr>
        <w:pStyle w:val="Ttulo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after="105"/>
        <w:rPr>
          <w:ins w:id="100" w:author="Edison Dausacker Bidone" w:date="2026-07-31T16:21:00Z"/>
          <w:rFonts w:ascii="Georgia" w:hAnsi="Georgia"/>
          <w:color w:val="1A3B29"/>
        </w:rPr>
      </w:pPr>
      <w:ins w:id="101" w:author="Edison Dausacker Bidone" w:date="2026-07-31T16:21:00Z">
        <w:r>
          <w:rPr>
            <w:rFonts w:ascii="Georgia" w:hAnsi="Georgia"/>
            <w:color w:val="1A3B29"/>
          </w:rPr>
          <w:t>Superávit</w:t>
        </w:r>
        <w:r w:rsidR="00D96701">
          <w:rPr>
            <w:rFonts w:ascii="Georgia" w:hAnsi="Georgia"/>
            <w:color w:val="1A3B29"/>
          </w:rPr>
          <w:t xml:space="preserve"> (SH)</w:t>
        </w:r>
        <w:r>
          <w:rPr>
            <w:rFonts w:ascii="Georgia" w:hAnsi="Georgia"/>
            <w:color w:val="1A3B29"/>
          </w:rPr>
          <w:t xml:space="preserve"> e </w:t>
        </w:r>
        <w:r>
          <w:rPr>
            <w:rFonts w:ascii="Georgia" w:hAnsi="Georgia"/>
            <w:color w:val="1A3B29"/>
          </w:rPr>
          <w:t>D</w:t>
        </w:r>
        <w:r>
          <w:rPr>
            <w:rFonts w:ascii="Georgia" w:hAnsi="Georgia"/>
            <w:color w:val="1A3B29"/>
          </w:rPr>
          <w:t>éficit</w:t>
        </w:r>
        <w:r w:rsidR="00D96701">
          <w:rPr>
            <w:rFonts w:ascii="Georgia" w:hAnsi="Georgia"/>
            <w:color w:val="1A3B29"/>
          </w:rPr>
          <w:t xml:space="preserve"> (DH)</w:t>
        </w:r>
        <w:r>
          <w:rPr>
            <w:rFonts w:ascii="Georgia" w:hAnsi="Georgia"/>
            <w:color w:val="1A3B29"/>
          </w:rPr>
          <w:t xml:space="preserve"> </w:t>
        </w:r>
        <w:r w:rsidR="00D96701">
          <w:rPr>
            <w:rFonts w:ascii="Georgia" w:hAnsi="Georgia"/>
            <w:color w:val="1A3B29"/>
          </w:rPr>
          <w:t>Hídricos</w:t>
        </w:r>
      </w:ins>
    </w:p>
    <w:p w14:paraId="57218E25" w14:textId="20A49C61" w:rsidR="002D0766" w:rsidRDefault="002D0766" w:rsidP="0021593C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jc w:val="both"/>
        <w:rPr>
          <w:ins w:id="102" w:author="Edison Dausacker Bidone" w:date="2026-07-31T16:21:00Z"/>
          <w:rFonts w:ascii="Segoe UI" w:hAnsi="Segoe UI" w:cs="Segoe UI"/>
          <w:color w:val="7A7A7A"/>
        </w:rPr>
        <w:pPrChange w:id="103" w:author="Edison Dausacker Bidone" w:date="2026-08-02T15:54:00Z">
          <w:pPr>
            <w:pStyle w:val="NormalWeb"/>
            <w:pBdr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pBdr>
            <w:spacing w:before="0" w:beforeAutospacing="0" w:after="0" w:afterAutospacing="0"/>
          </w:pPr>
        </w:pPrChange>
      </w:pPr>
      <w:ins w:id="104" w:author="Edison Dausacker Bidone" w:date="2026-07-31T16:21:00Z">
        <w:r>
          <w:rPr>
            <w:rFonts w:ascii="Segoe UI" w:hAnsi="Segoe UI" w:cs="Segoe UI"/>
            <w:color w:val="7A7A7A"/>
          </w:rPr>
          <w:t xml:space="preserve">Quando o resultado </w:t>
        </w:r>
      </w:ins>
      <w:ins w:id="105" w:author="Edison Dausacker Bidone" w:date="2026-07-31T16:27:00Z">
        <w:r w:rsidR="00CF2E52">
          <w:rPr>
            <w:rFonts w:ascii="Segoe UI" w:hAnsi="Segoe UI" w:cs="Segoe UI"/>
            <w:color w:val="7A7A7A"/>
          </w:rPr>
          <w:t xml:space="preserve">do BH </w:t>
        </w:r>
      </w:ins>
      <w:ins w:id="106" w:author="Edison Dausacker Bidone" w:date="2026-07-31T16:21:00Z">
        <w:r>
          <w:rPr>
            <w:rFonts w:ascii="Segoe UI" w:hAnsi="Segoe UI" w:cs="Segoe UI"/>
            <w:color w:val="7A7A7A"/>
          </w:rPr>
          <w:t xml:space="preserve">mensal é positivo, há superávit hídrico (SH). Quando é negativo, há déficit hídrico (DH), indicando que </w:t>
        </w:r>
        <w:proofErr w:type="gramStart"/>
        <w:r>
          <w:rPr>
            <w:rFonts w:ascii="Segoe UI" w:hAnsi="Segoe UI" w:cs="Segoe UI"/>
            <w:color w:val="7A7A7A"/>
          </w:rPr>
          <w:t>a  evapotranspiração</w:t>
        </w:r>
        <w:proofErr w:type="gramEnd"/>
        <w:r>
          <w:rPr>
            <w:rFonts w:ascii="Segoe UI" w:hAnsi="Segoe UI" w:cs="Segoe UI"/>
            <w:color w:val="7A7A7A"/>
          </w:rPr>
          <w:t xml:space="preserve"> superou a entrada de água pela chuva.</w:t>
        </w:r>
      </w:ins>
    </w:p>
    <w:p w14:paraId="3D5717E7" w14:textId="6A2396CA" w:rsidR="002D0766" w:rsidRDefault="002D0766" w:rsidP="002D0766">
      <w:pPr>
        <w:rPr>
          <w:ins w:id="107" w:author="Edison Dausacker Bidone" w:date="2026-07-31T16:21:00Z"/>
          <w:rFonts w:ascii="Segoe UI" w:hAnsi="Segoe UI" w:cs="Segoe UI"/>
          <w:color w:val="1A3B29"/>
          <w:sz w:val="27"/>
          <w:szCs w:val="27"/>
        </w:rPr>
      </w:pPr>
      <w:ins w:id="108" w:author="Edison Dausacker Bidone" w:date="2026-07-31T16:21:00Z">
        <w:r>
          <w:rPr>
            <w:rStyle w:val="CdigoHTML"/>
            <w:rFonts w:eastAsiaTheme="minorHAnsi"/>
            <w:b/>
            <w:bCs/>
            <w:color w:val="1A3B29"/>
            <w:shd w:val="clear" w:color="auto" w:fill="F1FBF5"/>
          </w:rPr>
          <w:t>SH = valores positivos de DH = valores negativos de BH</w:t>
        </w:r>
      </w:ins>
    </w:p>
    <w:p w14:paraId="36933D3A" w14:textId="1F09941C" w:rsidR="00804590" w:rsidRDefault="00804590" w:rsidP="00D52D2D">
      <w:pPr>
        <w:rPr>
          <w:ins w:id="109" w:author="Edison Dausacker Bidone" w:date="2026-07-31T16:30:00Z"/>
        </w:rPr>
      </w:pPr>
    </w:p>
    <w:p w14:paraId="4468834D" w14:textId="0D250D4A" w:rsidR="00FE78D4" w:rsidRDefault="00FE78D4" w:rsidP="0021593C">
      <w:pPr>
        <w:pStyle w:val="Ttulo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/>
        <w:jc w:val="both"/>
        <w:rPr>
          <w:ins w:id="110" w:author="Edison Dausacker Bidone" w:date="2026-07-31T16:30:00Z"/>
          <w:rFonts w:ascii="Georgia" w:hAnsi="Georgia"/>
          <w:color w:val="1A3B29"/>
        </w:rPr>
        <w:pPrChange w:id="111" w:author="Edison Dausacker Bidone" w:date="2026-08-02T15:53:00Z">
          <w:pPr>
            <w:pStyle w:val="Ttulo2"/>
            <w:pBdr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pBdr>
            <w:shd w:val="clear" w:color="auto" w:fill="FFFFFF"/>
            <w:spacing w:before="0"/>
          </w:pPr>
        </w:pPrChange>
      </w:pPr>
      <w:ins w:id="112" w:author="Edison Dausacker Bidone" w:date="2026-07-31T16:30:00Z">
        <w:r>
          <w:rPr>
            <w:rFonts w:ascii="Georgia" w:hAnsi="Georgia"/>
            <w:color w:val="1A3B29"/>
          </w:rPr>
          <w:t xml:space="preserve">Fontes de dados </w:t>
        </w:r>
      </w:ins>
      <w:ins w:id="113" w:author="Edison Dausacker Bidone" w:date="2026-07-31T16:32:00Z">
        <w:r w:rsidR="00C503FC">
          <w:rPr>
            <w:rFonts w:ascii="Georgia" w:hAnsi="Georgia"/>
            <w:color w:val="1A3B29"/>
          </w:rPr>
          <w:t>de</w:t>
        </w:r>
      </w:ins>
      <w:ins w:id="114" w:author="Edison Dausacker Bidone" w:date="2026-07-31T16:30:00Z">
        <w:r>
          <w:rPr>
            <w:rFonts w:ascii="Georgia" w:hAnsi="Georgia"/>
            <w:color w:val="1A3B29"/>
          </w:rPr>
          <w:t xml:space="preserve"> precipitação</w:t>
        </w:r>
      </w:ins>
      <w:ins w:id="115" w:author="Edison Dausacker Bidone" w:date="2026-07-31T16:31:00Z">
        <w:r w:rsidR="00E518AD">
          <w:rPr>
            <w:rFonts w:ascii="Georgia" w:hAnsi="Georgia"/>
            <w:color w:val="1A3B29"/>
          </w:rPr>
          <w:t xml:space="preserve"> (P)</w:t>
        </w:r>
      </w:ins>
      <w:ins w:id="116" w:author="Edison Dausacker Bidone" w:date="2026-07-31T16:30:00Z">
        <w:r>
          <w:rPr>
            <w:rFonts w:ascii="Georgia" w:hAnsi="Georgia"/>
            <w:color w:val="1A3B29"/>
          </w:rPr>
          <w:t xml:space="preserve"> e temperatura</w:t>
        </w:r>
      </w:ins>
      <w:ins w:id="117" w:author="Edison Dausacker Bidone" w:date="2026-07-31T16:31:00Z">
        <w:r w:rsidR="00E518AD">
          <w:rPr>
            <w:rFonts w:ascii="Georgia" w:hAnsi="Georgia"/>
            <w:color w:val="1A3B29"/>
          </w:rPr>
          <w:t xml:space="preserve"> (t)</w:t>
        </w:r>
      </w:ins>
      <w:ins w:id="118" w:author="Edison Dausacker Bidone" w:date="2026-07-31T16:32:00Z">
        <w:r w:rsidR="00884716">
          <w:rPr>
            <w:rFonts w:ascii="Georgia" w:hAnsi="Georgia"/>
            <w:color w:val="1A3B29"/>
          </w:rPr>
          <w:t xml:space="preserve"> </w:t>
        </w:r>
      </w:ins>
      <w:ins w:id="119" w:author="Edison Dausacker Bidone" w:date="2026-07-31T16:42:00Z">
        <w:r w:rsidR="00E550CD">
          <w:rPr>
            <w:rFonts w:ascii="Georgia" w:hAnsi="Georgia"/>
            <w:color w:val="1A3B29"/>
          </w:rPr>
          <w:t>para</w:t>
        </w:r>
        <w:r w:rsidR="00973DD6">
          <w:rPr>
            <w:rFonts w:ascii="Georgia" w:hAnsi="Georgia"/>
            <w:color w:val="1A3B29"/>
          </w:rPr>
          <w:t xml:space="preserve"> </w:t>
        </w:r>
      </w:ins>
      <w:ins w:id="120" w:author="Edison Dausacker Bidone" w:date="2026-08-02T15:40:00Z">
        <w:r w:rsidR="00BE2AF9">
          <w:rPr>
            <w:rFonts w:ascii="Georgia" w:hAnsi="Georgia"/>
            <w:color w:val="1A3B29"/>
          </w:rPr>
          <w:t xml:space="preserve">calcular </w:t>
        </w:r>
      </w:ins>
      <w:ins w:id="121" w:author="Edison Dausacker Bidone" w:date="2026-08-02T15:39:00Z">
        <w:r w:rsidR="00A000B7">
          <w:rPr>
            <w:rFonts w:ascii="Georgia" w:hAnsi="Georgia"/>
            <w:color w:val="1A3B29"/>
          </w:rPr>
          <w:t xml:space="preserve">o </w:t>
        </w:r>
      </w:ins>
      <w:ins w:id="122" w:author="Edison Dausacker Bidone" w:date="2026-07-31T16:42:00Z">
        <w:r w:rsidR="00973DD6">
          <w:rPr>
            <w:rFonts w:ascii="Georgia" w:hAnsi="Georgia"/>
            <w:color w:val="1A3B29"/>
          </w:rPr>
          <w:t>BH</w:t>
        </w:r>
      </w:ins>
      <w:ins w:id="123" w:author="Edison Dausacker Bidone" w:date="2026-07-31T16:47:00Z">
        <w:r w:rsidR="00945076">
          <w:rPr>
            <w:rFonts w:ascii="Georgia" w:hAnsi="Georgia"/>
            <w:color w:val="1A3B29"/>
          </w:rPr>
          <w:t xml:space="preserve"> na tabela de cálculo </w:t>
        </w:r>
      </w:ins>
    </w:p>
    <w:p w14:paraId="78820CF1" w14:textId="2C9F126E" w:rsidR="00FE78D4" w:rsidRDefault="004D743F" w:rsidP="0021593C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45" w:beforeAutospacing="0" w:after="0" w:afterAutospacing="0"/>
        <w:jc w:val="both"/>
        <w:rPr>
          <w:ins w:id="124" w:author="Edison Dausacker Bidone" w:date="2026-07-31T16:30:00Z"/>
          <w:rFonts w:ascii="Segoe UI" w:hAnsi="Segoe UI" w:cs="Segoe UI"/>
          <w:color w:val="7A7A7A"/>
        </w:rPr>
        <w:pPrChange w:id="125" w:author="Edison Dausacker Bidone" w:date="2026-08-02T15:54:00Z">
          <w:pPr>
            <w:pStyle w:val="NormalWeb"/>
            <w:pBdr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pBdr>
            <w:shd w:val="clear" w:color="auto" w:fill="FFFFFF"/>
            <w:spacing w:before="45" w:beforeAutospacing="0" w:after="0" w:afterAutospacing="0"/>
          </w:pPr>
        </w:pPrChange>
      </w:pPr>
      <w:ins w:id="126" w:author="Edison Dausacker Bidone" w:date="2026-07-31T16:35:00Z">
        <w:r>
          <w:rPr>
            <w:rFonts w:ascii="Segoe UI" w:hAnsi="Segoe UI" w:cs="Segoe UI"/>
            <w:color w:val="7A7A7A"/>
          </w:rPr>
          <w:t xml:space="preserve">Observação: </w:t>
        </w:r>
      </w:ins>
      <w:ins w:id="127" w:author="Edison Dausacker Bidone" w:date="2026-07-31T16:36:00Z">
        <w:r>
          <w:rPr>
            <w:rFonts w:ascii="Segoe UI" w:hAnsi="Segoe UI" w:cs="Segoe UI"/>
            <w:color w:val="7A7A7A"/>
          </w:rPr>
          <w:t xml:space="preserve">a </w:t>
        </w:r>
        <w:r w:rsidR="00F44978">
          <w:rPr>
            <w:rFonts w:ascii="Segoe UI" w:hAnsi="Segoe UI" w:cs="Segoe UI"/>
            <w:color w:val="7A7A7A"/>
          </w:rPr>
          <w:t xml:space="preserve">temperatura é utilizada </w:t>
        </w:r>
        <w:r>
          <w:rPr>
            <w:rFonts w:ascii="Georgia" w:hAnsi="Georgia"/>
            <w:color w:val="1A3B29"/>
          </w:rPr>
          <w:t xml:space="preserve">para o cálculo da </w:t>
        </w:r>
        <w:proofErr w:type="spellStart"/>
        <w:r>
          <w:rPr>
            <w:rFonts w:ascii="Georgia" w:hAnsi="Georgia"/>
            <w:color w:val="1A3B29"/>
          </w:rPr>
          <w:t>Etp</w:t>
        </w:r>
      </w:ins>
      <w:proofErr w:type="spellEnd"/>
    </w:p>
    <w:p w14:paraId="1F27B525" w14:textId="77777777" w:rsidR="00836E85" w:rsidRDefault="00836E85" w:rsidP="00836E85">
      <w:pPr>
        <w:pStyle w:val="Ttulo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after="105"/>
        <w:rPr>
          <w:ins w:id="128" w:author="Edison Dausacker Bidone" w:date="2026-07-31T16:40:00Z"/>
          <w:rFonts w:ascii="Georgia" w:hAnsi="Georgia"/>
          <w:color w:val="1A3B29"/>
        </w:rPr>
      </w:pPr>
    </w:p>
    <w:p w14:paraId="2648F7B8" w14:textId="3EFE292E" w:rsidR="00836E85" w:rsidRDefault="00223C6B" w:rsidP="00836E85">
      <w:pPr>
        <w:pStyle w:val="Ttulo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after="105"/>
        <w:rPr>
          <w:ins w:id="129" w:author="Edison Dausacker Bidone" w:date="2026-07-31T16:40:00Z"/>
          <w:rFonts w:ascii="Georgia" w:hAnsi="Georgia"/>
          <w:color w:val="1A3B29"/>
        </w:rPr>
      </w:pPr>
      <w:ins w:id="130" w:author="Edison Dausacker Bidone" w:date="2026-07-31T16:48:00Z">
        <w:r>
          <w:rPr>
            <w:rFonts w:ascii="Georgia" w:hAnsi="Georgia"/>
            <w:color w:val="1A3B29"/>
          </w:rPr>
          <w:t>Dados</w:t>
        </w:r>
      </w:ins>
      <w:ins w:id="131" w:author="Edison Dausacker Bidone" w:date="2026-07-31T16:40:00Z">
        <w:r w:rsidR="00836E85">
          <w:rPr>
            <w:rFonts w:ascii="Georgia" w:hAnsi="Georgia"/>
            <w:color w:val="1A3B29"/>
          </w:rPr>
          <w:t xml:space="preserve"> de </w:t>
        </w:r>
      </w:ins>
      <w:ins w:id="132" w:author="Edison Dausacker Bidone" w:date="2026-07-31T16:48:00Z">
        <w:r>
          <w:rPr>
            <w:rFonts w:ascii="Georgia" w:hAnsi="Georgia"/>
            <w:color w:val="1A3B29"/>
          </w:rPr>
          <w:t>P</w:t>
        </w:r>
      </w:ins>
      <w:ins w:id="133" w:author="Edison Dausacker Bidone" w:date="2026-07-31T16:40:00Z">
        <w:r w:rsidR="00836E85">
          <w:rPr>
            <w:rFonts w:ascii="Georgia" w:hAnsi="Georgia"/>
            <w:color w:val="1A3B29"/>
          </w:rPr>
          <w:t xml:space="preserve"> e t</w:t>
        </w:r>
      </w:ins>
      <w:ins w:id="134" w:author="Edison Dausacker Bidone" w:date="2026-08-02T16:23:00Z">
        <w:r w:rsidR="0022068C">
          <w:rPr>
            <w:rFonts w:ascii="Georgia" w:hAnsi="Georgia"/>
            <w:color w:val="1A3B29"/>
          </w:rPr>
          <w:t xml:space="preserve"> </w:t>
        </w:r>
      </w:ins>
      <w:ins w:id="135" w:author="Edison Dausacker Bidone" w:date="2026-08-02T16:25:00Z">
        <w:r w:rsidR="00FC2DE1">
          <w:rPr>
            <w:rFonts w:ascii="Georgia" w:hAnsi="Georgia"/>
            <w:color w:val="1A3B29"/>
          </w:rPr>
          <w:t xml:space="preserve">do INMET </w:t>
        </w:r>
      </w:ins>
      <w:ins w:id="136" w:author="Edison Dausacker Bidone" w:date="2026-08-02T16:26:00Z">
        <w:r w:rsidR="00316A4C">
          <w:rPr>
            <w:rFonts w:ascii="Georgia" w:hAnsi="Georgia"/>
            <w:color w:val="1A3B29"/>
          </w:rPr>
          <w:t>por Estação Meteorológic</w:t>
        </w:r>
        <w:r w:rsidR="002C1ECB">
          <w:rPr>
            <w:rFonts w:ascii="Georgia" w:hAnsi="Georgia"/>
            <w:color w:val="1A3B29"/>
          </w:rPr>
          <w:t>a</w:t>
        </w:r>
      </w:ins>
    </w:p>
    <w:p w14:paraId="377E9743" w14:textId="5B463237" w:rsidR="002C1ECB" w:rsidRDefault="0028404A" w:rsidP="002C1ECB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jc w:val="both"/>
        <w:rPr>
          <w:ins w:id="137" w:author="Edison Dausacker Bidone" w:date="2026-08-02T16:30:00Z"/>
          <w:rFonts w:ascii="Segoe UI" w:hAnsi="Segoe UI" w:cs="Segoe UI"/>
          <w:color w:val="7A7A7A"/>
        </w:rPr>
      </w:pPr>
      <w:ins w:id="138" w:author="Edison Dausacker Bidone" w:date="2026-07-31T16:52:00Z">
        <w:r>
          <w:rPr>
            <w:rFonts w:ascii="Segoe UI" w:hAnsi="Segoe UI" w:cs="Segoe UI"/>
            <w:color w:val="7A7A7A"/>
          </w:rPr>
          <w:t xml:space="preserve">A fonte de dados </w:t>
        </w:r>
      </w:ins>
      <w:ins w:id="139" w:author="Edison Dausacker Bidone" w:date="2026-08-02T16:23:00Z">
        <w:r w:rsidR="001E7653">
          <w:rPr>
            <w:rFonts w:ascii="Segoe UI" w:hAnsi="Segoe UI" w:cs="Segoe UI"/>
            <w:color w:val="7A7A7A"/>
          </w:rPr>
          <w:t xml:space="preserve">proposta </w:t>
        </w:r>
      </w:ins>
      <w:ins w:id="140" w:author="Edison Dausacker Bidone" w:date="2026-07-31T16:52:00Z">
        <w:r w:rsidR="00FC6511">
          <w:rPr>
            <w:rFonts w:ascii="Segoe UI" w:hAnsi="Segoe UI" w:cs="Segoe UI"/>
            <w:color w:val="7A7A7A"/>
          </w:rPr>
          <w:t xml:space="preserve">é a </w:t>
        </w:r>
      </w:ins>
      <w:ins w:id="141" w:author="Edison Dausacker Bidone" w:date="2026-07-31T16:53:00Z">
        <w:r w:rsidR="0020409A">
          <w:rPr>
            <w:rFonts w:ascii="Segoe UI" w:hAnsi="Segoe UI" w:cs="Segoe UI"/>
            <w:color w:val="7A7A7A"/>
          </w:rPr>
          <w:t xml:space="preserve">das </w:t>
        </w:r>
      </w:ins>
      <w:ins w:id="142" w:author="Edison Dausacker Bidone" w:date="2026-07-31T16:56:00Z">
        <w:r w:rsidR="00E15717">
          <w:rPr>
            <w:rFonts w:ascii="Segoe UI" w:hAnsi="Segoe UI" w:cs="Segoe UI"/>
            <w:color w:val="7A7A7A"/>
          </w:rPr>
          <w:t xml:space="preserve">médias </w:t>
        </w:r>
        <w:r w:rsidR="002F51EA">
          <w:rPr>
            <w:rFonts w:ascii="Segoe UI" w:hAnsi="Segoe UI" w:cs="Segoe UI"/>
            <w:color w:val="7A7A7A"/>
          </w:rPr>
          <w:t xml:space="preserve">mensais </w:t>
        </w:r>
      </w:ins>
      <w:ins w:id="143" w:author="Edison Dausacker Bidone" w:date="2026-08-02T15:42:00Z">
        <w:r w:rsidR="00024F42">
          <w:rPr>
            <w:rFonts w:ascii="Segoe UI" w:hAnsi="Segoe UI" w:cs="Segoe UI"/>
            <w:color w:val="7A7A7A"/>
          </w:rPr>
          <w:t>mostradas</w:t>
        </w:r>
      </w:ins>
      <w:ins w:id="144" w:author="Edison Dausacker Bidone" w:date="2026-08-02T15:43:00Z">
        <w:r w:rsidR="00C242CF">
          <w:rPr>
            <w:rFonts w:ascii="Segoe UI" w:hAnsi="Segoe UI" w:cs="Segoe UI"/>
            <w:color w:val="7A7A7A"/>
          </w:rPr>
          <w:t xml:space="preserve"> ano-a-ano</w:t>
        </w:r>
      </w:ins>
      <w:ins w:id="145" w:author="Edison Dausacker Bidone" w:date="2026-08-02T15:41:00Z">
        <w:r w:rsidR="00234AC1">
          <w:rPr>
            <w:rFonts w:ascii="Segoe UI" w:hAnsi="Segoe UI" w:cs="Segoe UI"/>
            <w:color w:val="7A7A7A"/>
          </w:rPr>
          <w:t xml:space="preserve"> nas </w:t>
        </w:r>
      </w:ins>
      <w:ins w:id="146" w:author="Edison Dausacker Bidone" w:date="2026-07-31T16:53:00Z">
        <w:r w:rsidR="0020409A">
          <w:rPr>
            <w:rFonts w:ascii="Segoe UI" w:hAnsi="Segoe UI" w:cs="Segoe UI"/>
            <w:color w:val="7A7A7A"/>
          </w:rPr>
          <w:t>Normais Climatológicas do I</w:t>
        </w:r>
      </w:ins>
      <w:ins w:id="147" w:author="Edison Dausacker Bidone" w:date="2026-07-31T16:54:00Z">
        <w:r w:rsidR="009204F7">
          <w:rPr>
            <w:rFonts w:ascii="Segoe UI" w:hAnsi="Segoe UI" w:cs="Segoe UI"/>
            <w:color w:val="7A7A7A"/>
          </w:rPr>
          <w:t xml:space="preserve">nstituto </w:t>
        </w:r>
      </w:ins>
      <w:ins w:id="148" w:author="Edison Dausacker Bidone" w:date="2026-07-31T16:53:00Z">
        <w:r w:rsidR="0020409A">
          <w:rPr>
            <w:rFonts w:ascii="Segoe UI" w:hAnsi="Segoe UI" w:cs="Segoe UI"/>
            <w:color w:val="7A7A7A"/>
          </w:rPr>
          <w:t>N</w:t>
        </w:r>
      </w:ins>
      <w:ins w:id="149" w:author="Edison Dausacker Bidone" w:date="2026-07-31T16:54:00Z">
        <w:r w:rsidR="00D47365">
          <w:rPr>
            <w:rFonts w:ascii="Segoe UI" w:hAnsi="Segoe UI" w:cs="Segoe UI"/>
            <w:color w:val="7A7A7A"/>
          </w:rPr>
          <w:t>acion</w:t>
        </w:r>
      </w:ins>
      <w:ins w:id="150" w:author="Edison Dausacker Bidone" w:date="2026-08-02T15:40:00Z">
        <w:r w:rsidR="003629EB">
          <w:rPr>
            <w:rFonts w:ascii="Segoe UI" w:hAnsi="Segoe UI" w:cs="Segoe UI"/>
            <w:color w:val="7A7A7A"/>
          </w:rPr>
          <w:t>a</w:t>
        </w:r>
      </w:ins>
      <w:ins w:id="151" w:author="Edison Dausacker Bidone" w:date="2026-07-31T16:54:00Z">
        <w:r w:rsidR="00D47365">
          <w:rPr>
            <w:rFonts w:ascii="Segoe UI" w:hAnsi="Segoe UI" w:cs="Segoe UI"/>
            <w:color w:val="7A7A7A"/>
          </w:rPr>
          <w:t>l de Meteorologia (</w:t>
        </w:r>
      </w:ins>
      <w:ins w:id="152" w:author="Edison Dausacker Bidone" w:date="2026-07-31T16:55:00Z">
        <w:r w:rsidR="00D47365">
          <w:rPr>
            <w:rFonts w:ascii="Segoe UI" w:hAnsi="Segoe UI" w:cs="Segoe UI"/>
            <w:color w:val="7A7A7A"/>
          </w:rPr>
          <w:t>IN</w:t>
        </w:r>
      </w:ins>
      <w:ins w:id="153" w:author="Edison Dausacker Bidone" w:date="2026-07-31T16:53:00Z">
        <w:r w:rsidR="0020409A">
          <w:rPr>
            <w:rFonts w:ascii="Segoe UI" w:hAnsi="Segoe UI" w:cs="Segoe UI"/>
            <w:color w:val="7A7A7A"/>
          </w:rPr>
          <w:t>MET</w:t>
        </w:r>
      </w:ins>
      <w:ins w:id="154" w:author="Edison Dausacker Bidone" w:date="2026-07-31T16:55:00Z">
        <w:r w:rsidR="00D47365">
          <w:rPr>
            <w:rFonts w:ascii="Segoe UI" w:hAnsi="Segoe UI" w:cs="Segoe UI"/>
            <w:color w:val="7A7A7A"/>
          </w:rPr>
          <w:t>)</w:t>
        </w:r>
      </w:ins>
      <w:ins w:id="155" w:author="Edison Dausacker Bidone" w:date="2026-08-02T16:02:00Z">
        <w:r w:rsidR="004C472F">
          <w:rPr>
            <w:rFonts w:ascii="Segoe UI" w:hAnsi="Segoe UI" w:cs="Segoe UI"/>
            <w:color w:val="7A7A7A"/>
          </w:rPr>
          <w:t xml:space="preserve">: </w:t>
        </w:r>
        <w:r w:rsidR="004C472F">
          <w:rPr>
            <w:rFonts w:ascii="Helvetica" w:hAnsi="Helvetica" w:cs="Helvetica"/>
            <w:color w:val="4D5156"/>
            <w:sz w:val="21"/>
            <w:szCs w:val="21"/>
            <w:shd w:val="clear" w:color="auto" w:fill="FFFFFF"/>
          </w:rPr>
          <w:t>1961-1990, 1981-2010 e 1991-2020</w:t>
        </w:r>
        <w:r w:rsidR="007E4FCC">
          <w:rPr>
            <w:rFonts w:ascii="Helvetica" w:hAnsi="Helvetica" w:cs="Helvetica"/>
            <w:color w:val="4D5156"/>
            <w:sz w:val="21"/>
            <w:szCs w:val="21"/>
            <w:shd w:val="clear" w:color="auto" w:fill="FFFFFF"/>
          </w:rPr>
          <w:t>.</w:t>
        </w:r>
      </w:ins>
      <w:ins w:id="156" w:author="Edison Dausacker Bidone" w:date="2026-08-02T15:43:00Z">
        <w:r w:rsidR="00E53AE2">
          <w:rPr>
            <w:rFonts w:ascii="Segoe UI" w:hAnsi="Segoe UI" w:cs="Segoe UI"/>
            <w:color w:val="7A7A7A"/>
          </w:rPr>
          <w:t xml:space="preserve"> </w:t>
        </w:r>
      </w:ins>
      <w:ins w:id="157" w:author="Edison Dausacker Bidone" w:date="2026-08-02T16:27:00Z">
        <w:r w:rsidR="002C1ECB">
          <w:rPr>
            <w:rFonts w:ascii="Segoe UI" w:hAnsi="Segoe UI" w:cs="Segoe UI"/>
            <w:color w:val="7A7A7A"/>
          </w:rPr>
          <w:t>Quando uma estação INMET é selecionada, a tabela de cálculo do BH recebe diretamente os valores médios mensais de P e t da normal climatológica tomada como período de referência, desde que os dados estejam disponíveis.</w:t>
        </w:r>
      </w:ins>
    </w:p>
    <w:p w14:paraId="2F015D8B" w14:textId="19396242" w:rsidR="00211006" w:rsidRDefault="00211006" w:rsidP="002C1ECB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jc w:val="both"/>
        <w:rPr>
          <w:ins w:id="158" w:author="Edison Dausacker Bidone" w:date="2026-08-02T16:27:00Z"/>
          <w:rFonts w:ascii="Segoe UI" w:hAnsi="Segoe UI" w:cs="Segoe UI"/>
          <w:color w:val="7A7A7A"/>
        </w:rPr>
      </w:pPr>
      <w:ins w:id="159" w:author="Edison Dausacker Bidone" w:date="2026-08-02T16:30:00Z">
        <w:r>
          <w:rPr>
            <w:rFonts w:ascii="Segoe UI" w:hAnsi="Segoe UI" w:cs="Segoe UI"/>
            <w:color w:val="7A7A7A"/>
          </w:rPr>
          <w:t>ATENÇÃO</w:t>
        </w:r>
      </w:ins>
      <w:ins w:id="160" w:author="Edison Dausacker Bidone" w:date="2026-08-02T16:31:00Z">
        <w:r>
          <w:rPr>
            <w:rFonts w:ascii="Segoe UI" w:hAnsi="Segoe UI" w:cs="Segoe UI"/>
            <w:color w:val="7A7A7A"/>
          </w:rPr>
          <w:t xml:space="preserve"> PESSOAL</w:t>
        </w:r>
        <w:r w:rsidR="003F6587">
          <w:rPr>
            <w:rFonts w:ascii="Segoe UI" w:hAnsi="Segoe UI" w:cs="Segoe UI"/>
            <w:color w:val="7A7A7A"/>
          </w:rPr>
          <w:t xml:space="preserve">! </w:t>
        </w:r>
        <w:r w:rsidR="00E711AD">
          <w:rPr>
            <w:rFonts w:ascii="Segoe UI" w:hAnsi="Segoe UI" w:cs="Segoe UI"/>
            <w:color w:val="7A7A7A"/>
          </w:rPr>
          <w:t>VAMOS CONFI</w:t>
        </w:r>
      </w:ins>
      <w:ins w:id="161" w:author="Edison Dausacker Bidone" w:date="2026-08-02T16:32:00Z">
        <w:r w:rsidR="00E711AD">
          <w:rPr>
            <w:rFonts w:ascii="Segoe UI" w:hAnsi="Segoe UI" w:cs="Segoe UI"/>
            <w:color w:val="7A7A7A"/>
          </w:rPr>
          <w:t xml:space="preserve">RMAR COM O SIERPE </w:t>
        </w:r>
        <w:r w:rsidR="00A765D1">
          <w:rPr>
            <w:rFonts w:ascii="Segoe UI" w:hAnsi="Segoe UI" w:cs="Segoe UI"/>
            <w:color w:val="7A7A7A"/>
          </w:rPr>
          <w:t>SE AS TABELAS QUE ELE ENVIOU PERMITE</w:t>
        </w:r>
        <w:r w:rsidR="004909C8">
          <w:rPr>
            <w:rFonts w:ascii="Segoe UI" w:hAnsi="Segoe UI" w:cs="Segoe UI"/>
            <w:color w:val="7A7A7A"/>
          </w:rPr>
          <w:t xml:space="preserve"> </w:t>
        </w:r>
      </w:ins>
      <w:ins w:id="162" w:author="Edison Dausacker Bidone" w:date="2026-08-02T16:33:00Z">
        <w:r w:rsidR="004909C8">
          <w:rPr>
            <w:rFonts w:ascii="Segoe UI" w:hAnsi="Segoe UI" w:cs="Segoe UI"/>
            <w:color w:val="7A7A7A"/>
          </w:rPr>
          <w:t xml:space="preserve">QUE SE OBTENHA </w:t>
        </w:r>
        <w:r w:rsidR="00581BD1">
          <w:rPr>
            <w:rFonts w:ascii="Segoe UI" w:hAnsi="Segoe UI" w:cs="Segoe UI"/>
            <w:color w:val="7A7A7A"/>
          </w:rPr>
          <w:t>DADOS DE QUAL</w:t>
        </w:r>
      </w:ins>
      <w:ins w:id="163" w:author="Edison Dausacker Bidone" w:date="2026-08-02T16:34:00Z">
        <w:r w:rsidR="00581BD1">
          <w:rPr>
            <w:rFonts w:ascii="Segoe UI" w:hAnsi="Segoe UI" w:cs="Segoe UI"/>
            <w:color w:val="7A7A7A"/>
          </w:rPr>
          <w:t xml:space="preserve">QUER ANO OU PERÍODO </w:t>
        </w:r>
        <w:r w:rsidR="00502822">
          <w:rPr>
            <w:rFonts w:ascii="Segoe UI" w:hAnsi="Segoe UI" w:cs="Segoe UI"/>
            <w:color w:val="7A7A7A"/>
          </w:rPr>
          <w:t>DE 1961 A 2020</w:t>
        </w:r>
      </w:ins>
      <w:ins w:id="164" w:author="Edison Dausacker Bidone" w:date="2026-08-02T16:35:00Z">
        <w:r w:rsidR="0054547D">
          <w:rPr>
            <w:rFonts w:ascii="Segoe UI" w:hAnsi="Segoe UI" w:cs="Segoe UI"/>
            <w:color w:val="7A7A7A"/>
          </w:rPr>
          <w:t xml:space="preserve"> (NÃO CONSEGUI CHECAR</w:t>
        </w:r>
        <w:r w:rsidR="008847B4">
          <w:rPr>
            <w:rFonts w:ascii="Segoe UI" w:hAnsi="Segoe UI" w:cs="Segoe UI"/>
            <w:color w:val="7A7A7A"/>
          </w:rPr>
          <w:t xml:space="preserve"> OS DOCS ZIPADOS)</w:t>
        </w:r>
      </w:ins>
    </w:p>
    <w:p w14:paraId="077477FF" w14:textId="75A68FB1" w:rsidR="004F7DD1" w:rsidRDefault="004F7DD1" w:rsidP="0021593C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jc w:val="both"/>
        <w:rPr>
          <w:ins w:id="165" w:author="Edison Dausacker Bidone" w:date="2026-07-31T16:52:00Z"/>
          <w:rFonts w:ascii="Segoe UI" w:hAnsi="Segoe UI" w:cs="Segoe UI"/>
          <w:color w:val="7A7A7A"/>
        </w:rPr>
        <w:pPrChange w:id="166" w:author="Edison Dausacker Bidone" w:date="2026-08-02T15:53:00Z">
          <w:pPr>
            <w:pStyle w:val="NormalWeb"/>
            <w:pBdr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pBdr>
            <w:spacing w:before="0" w:beforeAutospacing="0" w:after="0" w:afterAutospacing="0"/>
          </w:pPr>
        </w:pPrChange>
      </w:pPr>
    </w:p>
    <w:p w14:paraId="4D83B5EF" w14:textId="132384EC" w:rsidR="00FE78D4" w:rsidRDefault="00FE78D4" w:rsidP="00D52D2D">
      <w:pPr>
        <w:rPr>
          <w:ins w:id="167" w:author="Edison Dausacker Bidone" w:date="2026-07-31T16:36:00Z"/>
        </w:rPr>
      </w:pPr>
    </w:p>
    <w:p w14:paraId="2E6120C4" w14:textId="0C0195DF" w:rsidR="0021593C" w:rsidRDefault="00BF139B" w:rsidP="0021593C">
      <w:pPr>
        <w:pStyle w:val="Ttulo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after="105"/>
        <w:rPr>
          <w:ins w:id="168" w:author="Edison Dausacker Bidone" w:date="2026-08-02T16:28:00Z"/>
          <w:rFonts w:ascii="Georgia" w:hAnsi="Georgia"/>
          <w:color w:val="1A3B29"/>
        </w:rPr>
      </w:pPr>
      <w:ins w:id="169" w:author="Edison Dausacker Bidone" w:date="2026-08-02T16:27:00Z">
        <w:r>
          <w:rPr>
            <w:rFonts w:ascii="Georgia" w:hAnsi="Georgia"/>
            <w:color w:val="1A3B29"/>
          </w:rPr>
          <w:t>Fonte alternativa</w:t>
        </w:r>
        <w:r w:rsidR="009F3B9C">
          <w:rPr>
            <w:rFonts w:ascii="Georgia" w:hAnsi="Georgia"/>
            <w:color w:val="1A3B29"/>
          </w:rPr>
          <w:t xml:space="preserve"> para os </w:t>
        </w:r>
      </w:ins>
      <w:ins w:id="170" w:author="Edison Dausacker Bidone" w:date="2026-08-02T16:28:00Z">
        <w:r w:rsidR="009F3B9C">
          <w:rPr>
            <w:rFonts w:ascii="Georgia" w:hAnsi="Georgia"/>
            <w:color w:val="1A3B29"/>
          </w:rPr>
          <w:t>dados de P e t</w:t>
        </w:r>
      </w:ins>
    </w:p>
    <w:p w14:paraId="054B183E" w14:textId="5189F4FA" w:rsidR="00827D63" w:rsidRDefault="00827D63" w:rsidP="00827D63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jc w:val="both"/>
        <w:rPr>
          <w:ins w:id="171" w:author="Edison Dausacker Bidone" w:date="2026-08-02T16:37:00Z"/>
          <w:rFonts w:ascii="Segoe UI" w:hAnsi="Segoe UI" w:cs="Segoe UI"/>
          <w:color w:val="7A7A7A"/>
        </w:rPr>
      </w:pPr>
      <w:ins w:id="172" w:author="Edison Dausacker Bidone" w:date="2026-08-02T16:29:00Z">
        <w:r>
          <w:rPr>
            <w:rFonts w:ascii="Segoe UI" w:hAnsi="Segoe UI" w:cs="Segoe UI"/>
            <w:color w:val="7A7A7A"/>
          </w:rPr>
          <w:t>Alternativamente</w:t>
        </w:r>
      </w:ins>
      <w:ins w:id="173" w:author="Edison Dausacker Bidone" w:date="2026-08-02T16:30:00Z">
        <w:r>
          <w:rPr>
            <w:rFonts w:ascii="Segoe UI" w:hAnsi="Segoe UI" w:cs="Segoe UI"/>
            <w:color w:val="7A7A7A"/>
          </w:rPr>
          <w:t xml:space="preserve"> a</w:t>
        </w:r>
        <w:r w:rsidR="006078B7">
          <w:rPr>
            <w:rFonts w:ascii="Segoe UI" w:hAnsi="Segoe UI" w:cs="Segoe UI"/>
            <w:color w:val="7A7A7A"/>
          </w:rPr>
          <w:t>os dados do INMET</w:t>
        </w:r>
      </w:ins>
      <w:ins w:id="174" w:author="Edison Dausacker Bidone" w:date="2026-08-02T16:29:00Z">
        <w:r>
          <w:rPr>
            <w:rFonts w:ascii="Segoe UI" w:hAnsi="Segoe UI" w:cs="Segoe UI"/>
            <w:color w:val="7A7A7A"/>
          </w:rPr>
          <w:t>, usar as estimativas para as coordenadas de qualquer ponto a partir d</w:t>
        </w:r>
      </w:ins>
      <w:ins w:id="175" w:author="Edison Dausacker Bidone" w:date="2026-08-02T16:46:00Z">
        <w:r w:rsidR="0059559F">
          <w:rPr>
            <w:rFonts w:ascii="Segoe UI" w:hAnsi="Segoe UI" w:cs="Segoe UI"/>
            <w:color w:val="7A7A7A"/>
          </w:rPr>
          <w:t>o</w:t>
        </w:r>
      </w:ins>
      <w:ins w:id="176" w:author="Edison Dausacker Bidone" w:date="2026-08-02T16:29:00Z">
        <w:r>
          <w:rPr>
            <w:rFonts w:ascii="Segoe UI" w:hAnsi="Segoe UI" w:cs="Segoe UI"/>
            <w:color w:val="7A7A7A"/>
          </w:rPr>
          <w:t xml:space="preserve"> Open-</w:t>
        </w:r>
        <w:proofErr w:type="spellStart"/>
        <w:r>
          <w:rPr>
            <w:rFonts w:ascii="Segoe UI" w:hAnsi="Segoe UI" w:cs="Segoe UI"/>
            <w:color w:val="7A7A7A"/>
          </w:rPr>
          <w:t>Meteo</w:t>
        </w:r>
        <w:proofErr w:type="spellEnd"/>
        <w:r>
          <w:rPr>
            <w:rFonts w:ascii="Segoe UI" w:hAnsi="Segoe UI" w:cs="Segoe UI"/>
            <w:color w:val="7A7A7A"/>
          </w:rPr>
          <w:t>/ERA5.</w:t>
        </w:r>
      </w:ins>
    </w:p>
    <w:p w14:paraId="6AB1CC13" w14:textId="5E380320" w:rsidR="00F85BBA" w:rsidRDefault="00086354" w:rsidP="00890D86">
      <w:pPr>
        <w:pStyle w:val="Ttulo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after="105"/>
        <w:jc w:val="both"/>
        <w:rPr>
          <w:ins w:id="177" w:author="Edison Dausacker Bidone" w:date="2026-08-02T16:37:00Z"/>
          <w:rFonts w:ascii="Segoe UI" w:hAnsi="Segoe UI" w:cs="Segoe UI"/>
          <w:color w:val="7A7A7A"/>
        </w:rPr>
        <w:pPrChange w:id="178" w:author="Edison Dausacker Bidone" w:date="2026-08-02T16:44:00Z">
          <w:pPr>
            <w:pStyle w:val="NormalWeb"/>
            <w:pBdr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pBdr>
            <w:spacing w:before="0" w:beforeAutospacing="0" w:after="0" w:afterAutospacing="0"/>
          </w:pPr>
        </w:pPrChange>
      </w:pPr>
      <w:ins w:id="179" w:author="Edison Dausacker Bidone" w:date="2026-08-02T16:39:00Z">
        <w:r>
          <w:rPr>
            <w:rFonts w:ascii="Georgia" w:hAnsi="Georgia"/>
            <w:color w:val="1A3B29"/>
          </w:rPr>
          <w:lastRenderedPageBreak/>
          <w:t>O Open-</w:t>
        </w:r>
        <w:proofErr w:type="spellStart"/>
        <w:r>
          <w:rPr>
            <w:rFonts w:ascii="Georgia" w:hAnsi="Georgia"/>
            <w:color w:val="1A3B29"/>
          </w:rPr>
          <w:t>Meteo</w:t>
        </w:r>
        <w:proofErr w:type="spellEnd"/>
        <w:r>
          <w:rPr>
            <w:rFonts w:ascii="Georgia" w:hAnsi="Georgia"/>
            <w:color w:val="1A3B29"/>
          </w:rPr>
          <w:t>/ER</w:t>
        </w:r>
      </w:ins>
      <w:ins w:id="180" w:author="Edison Dausacker Bidone" w:date="2026-08-02T16:40:00Z">
        <w:r w:rsidR="006D278F">
          <w:rPr>
            <w:rFonts w:ascii="Georgia" w:hAnsi="Georgia"/>
            <w:color w:val="1A3B29"/>
          </w:rPr>
          <w:t xml:space="preserve">A5, </w:t>
        </w:r>
        <w:r w:rsidR="0022248C">
          <w:rPr>
            <w:rFonts w:ascii="Georgia" w:hAnsi="Georgia"/>
            <w:color w:val="1A3B29"/>
          </w:rPr>
          <w:t xml:space="preserve">os dados são diários. </w:t>
        </w:r>
      </w:ins>
      <w:ins w:id="181" w:author="Edison Dausacker Bidone" w:date="2026-08-02T16:37:00Z">
        <w:r w:rsidR="00F85BBA">
          <w:rPr>
            <w:rFonts w:ascii="Georgia" w:hAnsi="Georgia"/>
            <w:color w:val="1A3B29"/>
          </w:rPr>
          <w:t>No caso da p</w:t>
        </w:r>
        <w:r w:rsidR="00F85BBA">
          <w:rPr>
            <w:rFonts w:ascii="Georgia" w:hAnsi="Georgia"/>
            <w:color w:val="1A3B29"/>
          </w:rPr>
          <w:t>recipitação mensal</w:t>
        </w:r>
      </w:ins>
      <w:ins w:id="182" w:author="Edison Dausacker Bidone" w:date="2026-08-02T16:40:00Z">
        <w:r w:rsidR="0022248C">
          <w:rPr>
            <w:rFonts w:ascii="Georgia" w:hAnsi="Georgia"/>
            <w:color w:val="1A3B29"/>
          </w:rPr>
          <w:t xml:space="preserve"> acumulada</w:t>
        </w:r>
      </w:ins>
      <w:ins w:id="183" w:author="Edison Dausacker Bidone" w:date="2026-08-02T16:39:00Z">
        <w:r w:rsidR="00A9634C">
          <w:rPr>
            <w:rFonts w:ascii="Georgia" w:hAnsi="Georgia"/>
            <w:color w:val="1A3B29"/>
          </w:rPr>
          <w:t>,</w:t>
        </w:r>
      </w:ins>
      <w:ins w:id="184" w:author="Edison Dausacker Bidone" w:date="2026-08-02T16:40:00Z">
        <w:r w:rsidR="0022248C">
          <w:rPr>
            <w:rFonts w:ascii="Georgia" w:hAnsi="Georgia"/>
            <w:color w:val="1A3B29"/>
          </w:rPr>
          <w:t xml:space="preserve"> </w:t>
        </w:r>
      </w:ins>
      <w:ins w:id="185" w:author="Edison Dausacker Bidone" w:date="2026-08-02T16:41:00Z">
        <w:r w:rsidR="00226151">
          <w:rPr>
            <w:rFonts w:ascii="Georgia" w:hAnsi="Georgia"/>
            <w:color w:val="1A3B29"/>
          </w:rPr>
          <w:t xml:space="preserve">o </w:t>
        </w:r>
        <w:proofErr w:type="spellStart"/>
        <w:r w:rsidR="00226151">
          <w:rPr>
            <w:rFonts w:ascii="Georgia" w:hAnsi="Georgia"/>
            <w:color w:val="1A3B29"/>
          </w:rPr>
          <w:t>GeoCal</w:t>
        </w:r>
        <w:r w:rsidR="00194807">
          <w:rPr>
            <w:rFonts w:ascii="Georgia" w:hAnsi="Georgia"/>
            <w:color w:val="1A3B29"/>
          </w:rPr>
          <w:t>c</w:t>
        </w:r>
      </w:ins>
      <w:proofErr w:type="spellEnd"/>
      <w:ins w:id="186" w:author="Edison Dausacker Bidone" w:date="2026-08-02T16:39:00Z">
        <w:r w:rsidR="00A9634C">
          <w:rPr>
            <w:rFonts w:ascii="Georgia" w:hAnsi="Georgia"/>
            <w:color w:val="1A3B29"/>
          </w:rPr>
          <w:t xml:space="preserve"> </w:t>
        </w:r>
      </w:ins>
      <w:ins w:id="187" w:author="Edison Dausacker Bidone" w:date="2026-08-02T16:37:00Z">
        <w:r w:rsidR="00F85BBA">
          <w:rPr>
            <w:rFonts w:ascii="Segoe UI" w:hAnsi="Segoe UI" w:cs="Segoe UI"/>
            <w:color w:val="7A7A7A"/>
          </w:rPr>
          <w:t>soma todos os valores diários de chuva daquele mês.</w:t>
        </w:r>
      </w:ins>
      <w:ins w:id="188" w:author="Edison Dausacker Bidone" w:date="2026-08-02T16:42:00Z">
        <w:r w:rsidR="0047734C">
          <w:rPr>
            <w:rFonts w:ascii="Segoe UI" w:hAnsi="Segoe UI" w:cs="Segoe UI"/>
            <w:color w:val="7A7A7A"/>
          </w:rPr>
          <w:t xml:space="preserve"> </w:t>
        </w:r>
      </w:ins>
      <w:ins w:id="189" w:author="Edison Dausacker Bidone" w:date="2026-08-02T16:43:00Z">
        <w:r w:rsidR="00141124">
          <w:rPr>
            <w:rFonts w:ascii="Segoe UI" w:hAnsi="Segoe UI" w:cs="Segoe UI"/>
            <w:color w:val="7A7A7A"/>
          </w:rPr>
          <w:t>No caso da temperatur</w:t>
        </w:r>
      </w:ins>
      <w:ins w:id="190" w:author="Edison Dausacker Bidone" w:date="2026-08-02T16:44:00Z">
        <w:r w:rsidR="00141124">
          <w:rPr>
            <w:rFonts w:ascii="Segoe UI" w:hAnsi="Segoe UI" w:cs="Segoe UI"/>
            <w:color w:val="7A7A7A"/>
          </w:rPr>
          <w:t>a</w:t>
        </w:r>
        <w:r w:rsidR="005F682B">
          <w:rPr>
            <w:rFonts w:ascii="Segoe UI" w:hAnsi="Segoe UI" w:cs="Segoe UI"/>
            <w:color w:val="7A7A7A"/>
          </w:rPr>
          <w:t xml:space="preserve"> média mensal, </w:t>
        </w:r>
        <w:r w:rsidR="005F682B">
          <w:rPr>
            <w:rFonts w:ascii="Segoe UI" w:hAnsi="Segoe UI" w:cs="Segoe UI"/>
            <w:color w:val="7A7A7A"/>
            <w:sz w:val="22"/>
            <w:szCs w:val="22"/>
          </w:rPr>
          <w:t xml:space="preserve">o </w:t>
        </w:r>
        <w:proofErr w:type="spellStart"/>
        <w:r w:rsidR="005F682B">
          <w:rPr>
            <w:rFonts w:ascii="Segoe UI" w:hAnsi="Segoe UI" w:cs="Segoe UI"/>
            <w:color w:val="7A7A7A"/>
            <w:sz w:val="22"/>
            <w:szCs w:val="22"/>
          </w:rPr>
          <w:t>GeoCalc</w:t>
        </w:r>
        <w:proofErr w:type="spellEnd"/>
        <w:r w:rsidR="005F682B">
          <w:rPr>
            <w:rFonts w:ascii="Segoe UI" w:hAnsi="Segoe UI" w:cs="Segoe UI"/>
            <w:color w:val="7A7A7A"/>
            <w:sz w:val="22"/>
            <w:szCs w:val="22"/>
          </w:rPr>
          <w:t xml:space="preserve"> calcula a média das temperaturas médias diárias registradas naquele mês.</w:t>
        </w:r>
      </w:ins>
    </w:p>
    <w:p w14:paraId="53D4D572" w14:textId="77777777" w:rsidR="00060324" w:rsidRDefault="00060324" w:rsidP="00827D63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jc w:val="both"/>
        <w:rPr>
          <w:ins w:id="191" w:author="Edison Dausacker Bidone" w:date="2026-08-02T16:29:00Z"/>
          <w:rFonts w:ascii="Segoe UI" w:hAnsi="Segoe UI" w:cs="Segoe UI"/>
          <w:color w:val="7A7A7A"/>
        </w:rPr>
      </w:pPr>
    </w:p>
    <w:p w14:paraId="33DF4808" w14:textId="77777777" w:rsidR="00FA0939" w:rsidRPr="00FA0939" w:rsidRDefault="00FA0939" w:rsidP="00FA0939">
      <w:pPr>
        <w:rPr>
          <w:ins w:id="192" w:author="Edison Dausacker Bidone" w:date="2026-08-02T16:28:00Z"/>
          <w:rPrChange w:id="193" w:author="Edison Dausacker Bidone" w:date="2026-08-02T16:28:00Z">
            <w:rPr>
              <w:ins w:id="194" w:author="Edison Dausacker Bidone" w:date="2026-08-02T16:28:00Z"/>
              <w:rFonts w:ascii="Georgia" w:hAnsi="Georgia"/>
              <w:color w:val="1A3B29"/>
            </w:rPr>
          </w:rPrChange>
        </w:rPr>
        <w:pPrChange w:id="195" w:author="Edison Dausacker Bidone" w:date="2026-08-02T16:28:00Z">
          <w:pPr>
            <w:pStyle w:val="Ttulo3"/>
            <w:pBdr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pBdr>
            <w:spacing w:before="0" w:after="105"/>
          </w:pPr>
        </w:pPrChange>
      </w:pPr>
    </w:p>
    <w:p w14:paraId="7888879C" w14:textId="1A8927DD" w:rsidR="00B46FA6" w:rsidRDefault="00B46FA6" w:rsidP="00B46FA6">
      <w:pPr>
        <w:pStyle w:val="Ttulo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after="105"/>
        <w:rPr>
          <w:ins w:id="196" w:author="Edison Dausacker Bidone" w:date="2026-08-02T16:50:00Z"/>
          <w:rFonts w:ascii="Georgia" w:hAnsi="Georgia"/>
          <w:color w:val="1A3B29"/>
        </w:rPr>
      </w:pPr>
      <w:ins w:id="197" w:author="Edison Dausacker Bidone" w:date="2026-08-02T16:50:00Z">
        <w:r>
          <w:rPr>
            <w:rFonts w:ascii="Georgia" w:hAnsi="Georgia"/>
            <w:color w:val="1A3B29"/>
          </w:rPr>
          <w:t xml:space="preserve">Normal </w:t>
        </w:r>
        <w:r>
          <w:rPr>
            <w:rFonts w:ascii="Georgia" w:hAnsi="Georgia"/>
            <w:color w:val="1A3B29"/>
          </w:rPr>
          <w:t xml:space="preserve">alternativa </w:t>
        </w:r>
      </w:ins>
    </w:p>
    <w:p w14:paraId="28C752ED" w14:textId="1A7AEC9D" w:rsidR="00B46FA6" w:rsidRDefault="00310C45" w:rsidP="00B46FA6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ins w:id="198" w:author="Edison Dausacker Bidone" w:date="2026-08-02T16:50:00Z"/>
          <w:rFonts w:ascii="Segoe UI" w:hAnsi="Segoe UI" w:cs="Segoe UI"/>
          <w:color w:val="7A7A7A"/>
        </w:rPr>
      </w:pPr>
      <w:ins w:id="199" w:author="Edison Dausacker Bidone" w:date="2026-08-02T16:51:00Z">
        <w:r>
          <w:rPr>
            <w:rFonts w:ascii="Segoe UI" w:hAnsi="Segoe UI" w:cs="Segoe UI"/>
            <w:color w:val="7A7A7A"/>
          </w:rPr>
          <w:t xml:space="preserve">Usando </w:t>
        </w:r>
        <w:r w:rsidR="003237B2">
          <w:rPr>
            <w:rFonts w:ascii="Segoe UI" w:hAnsi="Segoe UI" w:cs="Segoe UI"/>
            <w:color w:val="7A7A7A"/>
          </w:rPr>
          <w:t>o Open-</w:t>
        </w:r>
        <w:proofErr w:type="spellStart"/>
        <w:r w:rsidR="003237B2">
          <w:rPr>
            <w:rFonts w:ascii="Segoe UI" w:hAnsi="Segoe UI" w:cs="Segoe UI"/>
            <w:color w:val="7A7A7A"/>
          </w:rPr>
          <w:t>Meteo</w:t>
        </w:r>
        <w:proofErr w:type="spellEnd"/>
        <w:r w:rsidR="003237B2">
          <w:rPr>
            <w:rFonts w:ascii="Segoe UI" w:hAnsi="Segoe UI" w:cs="Segoe UI"/>
            <w:color w:val="7A7A7A"/>
          </w:rPr>
          <w:t xml:space="preserve">/ERA5, </w:t>
        </w:r>
      </w:ins>
      <w:ins w:id="200" w:author="Edison Dausacker Bidone" w:date="2026-08-02T17:00:00Z">
        <w:r w:rsidR="00BF1786">
          <w:rPr>
            <w:rFonts w:ascii="Segoe UI" w:hAnsi="Segoe UI" w:cs="Segoe UI"/>
            <w:color w:val="7A7A7A"/>
          </w:rPr>
          <w:t xml:space="preserve">o </w:t>
        </w:r>
        <w:proofErr w:type="spellStart"/>
        <w:r w:rsidR="00BF1786">
          <w:rPr>
            <w:rFonts w:ascii="Segoe UI" w:hAnsi="Segoe UI" w:cs="Segoe UI"/>
            <w:color w:val="7A7A7A"/>
          </w:rPr>
          <w:t>GeoCalc</w:t>
        </w:r>
      </w:ins>
      <w:proofErr w:type="spellEnd"/>
      <w:ins w:id="201" w:author="Edison Dausacker Bidone" w:date="2026-08-02T16:59:00Z">
        <w:r w:rsidR="00463F72">
          <w:rPr>
            <w:rFonts w:ascii="Segoe UI" w:hAnsi="Segoe UI" w:cs="Segoe UI"/>
            <w:color w:val="7A7A7A"/>
          </w:rPr>
          <w:t xml:space="preserve"> </w:t>
        </w:r>
      </w:ins>
      <w:ins w:id="202" w:author="Edison Dausacker Bidone" w:date="2026-08-02T16:52:00Z">
        <w:r w:rsidR="002E67B5">
          <w:rPr>
            <w:rFonts w:ascii="Segoe UI" w:hAnsi="Segoe UI" w:cs="Segoe UI"/>
            <w:color w:val="7A7A7A"/>
          </w:rPr>
          <w:t>calcula</w:t>
        </w:r>
      </w:ins>
      <w:ins w:id="203" w:author="Edison Dausacker Bidone" w:date="2026-08-02T16:51:00Z">
        <w:r>
          <w:rPr>
            <w:rFonts w:ascii="Segoe UI" w:hAnsi="Segoe UI" w:cs="Segoe UI"/>
            <w:color w:val="7A7A7A"/>
          </w:rPr>
          <w:t xml:space="preserve"> o BH </w:t>
        </w:r>
      </w:ins>
      <w:ins w:id="204" w:author="Edison Dausacker Bidone" w:date="2026-08-02T16:52:00Z">
        <w:r w:rsidR="002E67B5">
          <w:rPr>
            <w:rFonts w:ascii="Segoe UI" w:hAnsi="Segoe UI" w:cs="Segoe UI"/>
            <w:color w:val="7A7A7A"/>
          </w:rPr>
          <w:t>d</w:t>
        </w:r>
      </w:ins>
      <w:ins w:id="205" w:author="Edison Dausacker Bidone" w:date="2026-08-02T16:50:00Z">
        <w:r w:rsidR="00B46FA6">
          <w:rPr>
            <w:rFonts w:ascii="Segoe UI" w:hAnsi="Segoe UI" w:cs="Segoe UI"/>
            <w:color w:val="7A7A7A"/>
          </w:rPr>
          <w:t>os meses de cada ano</w:t>
        </w:r>
      </w:ins>
      <w:ins w:id="206" w:author="Edison Dausacker Bidone" w:date="2026-08-02T16:59:00Z">
        <w:r w:rsidR="00463F72">
          <w:rPr>
            <w:rFonts w:ascii="Segoe UI" w:hAnsi="Segoe UI" w:cs="Segoe UI"/>
            <w:color w:val="7A7A7A"/>
          </w:rPr>
          <w:t xml:space="preserve"> e</w:t>
        </w:r>
      </w:ins>
      <w:ins w:id="207" w:author="Edison Dausacker Bidone" w:date="2026-08-02T16:50:00Z">
        <w:r w:rsidR="00B46FA6">
          <w:rPr>
            <w:rFonts w:ascii="Segoe UI" w:hAnsi="Segoe UI" w:cs="Segoe UI"/>
            <w:color w:val="7A7A7A"/>
          </w:rPr>
          <w:t xml:space="preserve">, </w:t>
        </w:r>
      </w:ins>
      <w:ins w:id="208" w:author="Edison Dausacker Bidone" w:date="2026-08-02T16:59:00Z">
        <w:r w:rsidR="00463F72">
          <w:rPr>
            <w:rFonts w:ascii="Segoe UI" w:hAnsi="Segoe UI" w:cs="Segoe UI"/>
            <w:color w:val="7A7A7A"/>
          </w:rPr>
          <w:t xml:space="preserve">assim, </w:t>
        </w:r>
      </w:ins>
      <w:ins w:id="209" w:author="Edison Dausacker Bidone" w:date="2026-08-02T17:00:00Z">
        <w:r w:rsidR="007D19C7">
          <w:rPr>
            <w:rFonts w:ascii="Segoe UI" w:hAnsi="Segoe UI" w:cs="Segoe UI"/>
            <w:color w:val="7A7A7A"/>
          </w:rPr>
          <w:t xml:space="preserve">pode-se obter uma </w:t>
        </w:r>
      </w:ins>
      <w:ins w:id="210" w:author="Edison Dausacker Bidone" w:date="2026-08-02T17:01:00Z">
        <w:r w:rsidR="007D19C7">
          <w:rPr>
            <w:rFonts w:ascii="Segoe UI" w:hAnsi="Segoe UI" w:cs="Segoe UI"/>
            <w:color w:val="7A7A7A"/>
          </w:rPr>
          <w:t xml:space="preserve">Normal Climatológica </w:t>
        </w:r>
        <w:r w:rsidR="00A3209C">
          <w:rPr>
            <w:rFonts w:ascii="Segoe UI" w:hAnsi="Segoe UI" w:cs="Segoe UI"/>
            <w:color w:val="7A7A7A"/>
          </w:rPr>
          <w:t xml:space="preserve">estimada para </w:t>
        </w:r>
      </w:ins>
      <w:ins w:id="211" w:author="Edison Dausacker Bidone" w:date="2026-08-02T16:50:00Z">
        <w:r w:rsidR="00B46FA6">
          <w:rPr>
            <w:rFonts w:ascii="Segoe UI" w:hAnsi="Segoe UI" w:cs="Segoe UI"/>
            <w:color w:val="7A7A7A"/>
          </w:rPr>
          <w:t>o</w:t>
        </w:r>
      </w:ins>
      <w:ins w:id="212" w:author="Edison Dausacker Bidone" w:date="2026-08-02T17:01:00Z">
        <w:r w:rsidR="00A3209C">
          <w:rPr>
            <w:rFonts w:ascii="Segoe UI" w:hAnsi="Segoe UI" w:cs="Segoe UI"/>
            <w:color w:val="7A7A7A"/>
          </w:rPr>
          <w:t xml:space="preserve"> </w:t>
        </w:r>
        <w:r w:rsidR="000E1854">
          <w:rPr>
            <w:rFonts w:ascii="Segoe UI" w:hAnsi="Segoe UI" w:cs="Segoe UI"/>
            <w:color w:val="7A7A7A"/>
          </w:rPr>
          <w:t>território</w:t>
        </w:r>
      </w:ins>
      <w:ins w:id="213" w:author="Edison Dausacker Bidone" w:date="2026-08-02T17:02:00Z">
        <w:r w:rsidR="000E1854">
          <w:rPr>
            <w:rFonts w:ascii="Segoe UI" w:hAnsi="Segoe UI" w:cs="Segoe UI"/>
            <w:color w:val="7A7A7A"/>
          </w:rPr>
          <w:t xml:space="preserve"> representado pelas coordenadas </w:t>
        </w:r>
        <w:r w:rsidR="0018149A">
          <w:rPr>
            <w:rFonts w:ascii="Segoe UI" w:hAnsi="Segoe UI" w:cs="Segoe UI"/>
            <w:color w:val="7A7A7A"/>
          </w:rPr>
          <w:t xml:space="preserve">dos pontos </w:t>
        </w:r>
        <w:proofErr w:type="spellStart"/>
        <w:r w:rsidR="0018149A">
          <w:rPr>
            <w:rFonts w:ascii="Segoe UI" w:hAnsi="Segoe UI" w:cs="Segoe UI"/>
            <w:color w:val="7A7A7A"/>
          </w:rPr>
          <w:t>selecionacdos</w:t>
        </w:r>
        <w:proofErr w:type="spellEnd"/>
        <w:r w:rsidR="0018149A">
          <w:rPr>
            <w:rFonts w:ascii="Segoe UI" w:hAnsi="Segoe UI" w:cs="Segoe UI"/>
            <w:color w:val="7A7A7A"/>
          </w:rPr>
          <w:t>.</w:t>
        </w:r>
      </w:ins>
      <w:bookmarkStart w:id="214" w:name="_GoBack"/>
      <w:bookmarkEnd w:id="214"/>
    </w:p>
    <w:p w14:paraId="546716D7" w14:textId="77777777" w:rsidR="009F3B9C" w:rsidRPr="009F3B9C" w:rsidRDefault="009F3B9C" w:rsidP="009F3B9C">
      <w:pPr>
        <w:rPr>
          <w:ins w:id="215" w:author="Edison Dausacker Bidone" w:date="2026-08-02T15:53:00Z"/>
          <w:rPrChange w:id="216" w:author="Edison Dausacker Bidone" w:date="2026-08-02T16:28:00Z">
            <w:rPr>
              <w:ins w:id="217" w:author="Edison Dausacker Bidone" w:date="2026-08-02T15:53:00Z"/>
              <w:rFonts w:ascii="Georgia" w:hAnsi="Georgia"/>
              <w:color w:val="1A3B29"/>
            </w:rPr>
          </w:rPrChange>
        </w:rPr>
        <w:pPrChange w:id="218" w:author="Edison Dausacker Bidone" w:date="2026-08-02T16:28:00Z">
          <w:pPr>
            <w:pStyle w:val="Ttulo3"/>
            <w:pBdr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pBdr>
            <w:spacing w:before="0" w:after="105"/>
          </w:pPr>
        </w:pPrChange>
      </w:pPr>
    </w:p>
    <w:p w14:paraId="54AF10F9" w14:textId="77777777" w:rsidR="006F6189" w:rsidRDefault="006F6189" w:rsidP="00D52D2D"/>
    <w:sectPr w:rsidR="006F6189" w:rsidSect="00011A3B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Edison Dausacker Bidone">
    <w15:presenceInfo w15:providerId="Windows Live" w15:userId="7f311efff00a375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B3D"/>
    <w:rsid w:val="0000023F"/>
    <w:rsid w:val="00011A3B"/>
    <w:rsid w:val="00024F42"/>
    <w:rsid w:val="00027A8B"/>
    <w:rsid w:val="00060324"/>
    <w:rsid w:val="0007091B"/>
    <w:rsid w:val="0008155F"/>
    <w:rsid w:val="00086354"/>
    <w:rsid w:val="00093F7C"/>
    <w:rsid w:val="000A6364"/>
    <w:rsid w:val="000E1854"/>
    <w:rsid w:val="000F6C3C"/>
    <w:rsid w:val="00106960"/>
    <w:rsid w:val="00141124"/>
    <w:rsid w:val="00161BE7"/>
    <w:rsid w:val="00170E5A"/>
    <w:rsid w:val="0018149A"/>
    <w:rsid w:val="00194807"/>
    <w:rsid w:val="001E7075"/>
    <w:rsid w:val="001E7653"/>
    <w:rsid w:val="0020409A"/>
    <w:rsid w:val="002109B4"/>
    <w:rsid w:val="00211006"/>
    <w:rsid w:val="0021593C"/>
    <w:rsid w:val="0022068C"/>
    <w:rsid w:val="00220B71"/>
    <w:rsid w:val="0022248C"/>
    <w:rsid w:val="00223C6B"/>
    <w:rsid w:val="002249FE"/>
    <w:rsid w:val="00226151"/>
    <w:rsid w:val="00234AC1"/>
    <w:rsid w:val="00240EDF"/>
    <w:rsid w:val="002550D5"/>
    <w:rsid w:val="0028404A"/>
    <w:rsid w:val="00294B3D"/>
    <w:rsid w:val="00295471"/>
    <w:rsid w:val="002A59B7"/>
    <w:rsid w:val="002C1ECB"/>
    <w:rsid w:val="002D0766"/>
    <w:rsid w:val="002E53AC"/>
    <w:rsid w:val="002E67B5"/>
    <w:rsid w:val="002F51EA"/>
    <w:rsid w:val="003103C6"/>
    <w:rsid w:val="00310C45"/>
    <w:rsid w:val="00316A4C"/>
    <w:rsid w:val="00321DB1"/>
    <w:rsid w:val="003237B2"/>
    <w:rsid w:val="00341712"/>
    <w:rsid w:val="00362750"/>
    <w:rsid w:val="003629EB"/>
    <w:rsid w:val="003C5466"/>
    <w:rsid w:val="003E1A96"/>
    <w:rsid w:val="003F146F"/>
    <w:rsid w:val="003F6587"/>
    <w:rsid w:val="003F7719"/>
    <w:rsid w:val="00414816"/>
    <w:rsid w:val="00430728"/>
    <w:rsid w:val="00463F72"/>
    <w:rsid w:val="0047734C"/>
    <w:rsid w:val="004909C8"/>
    <w:rsid w:val="004C4165"/>
    <w:rsid w:val="004C472F"/>
    <w:rsid w:val="004D743F"/>
    <w:rsid w:val="004F053C"/>
    <w:rsid w:val="004F7DD1"/>
    <w:rsid w:val="00502822"/>
    <w:rsid w:val="0054547D"/>
    <w:rsid w:val="00562108"/>
    <w:rsid w:val="00581BD1"/>
    <w:rsid w:val="005932BE"/>
    <w:rsid w:val="0059559F"/>
    <w:rsid w:val="005A17B2"/>
    <w:rsid w:val="005F682B"/>
    <w:rsid w:val="006078B7"/>
    <w:rsid w:val="006375CF"/>
    <w:rsid w:val="006B2EC4"/>
    <w:rsid w:val="006D278F"/>
    <w:rsid w:val="006F6189"/>
    <w:rsid w:val="00707408"/>
    <w:rsid w:val="0073417B"/>
    <w:rsid w:val="00790C65"/>
    <w:rsid w:val="0079573D"/>
    <w:rsid w:val="00795FA0"/>
    <w:rsid w:val="007A2EDA"/>
    <w:rsid w:val="007B1734"/>
    <w:rsid w:val="007C453F"/>
    <w:rsid w:val="007D19C7"/>
    <w:rsid w:val="007E4FCC"/>
    <w:rsid w:val="00804590"/>
    <w:rsid w:val="00804FEC"/>
    <w:rsid w:val="00820C15"/>
    <w:rsid w:val="008275B3"/>
    <w:rsid w:val="00827D63"/>
    <w:rsid w:val="00836E85"/>
    <w:rsid w:val="0084525D"/>
    <w:rsid w:val="00856EC9"/>
    <w:rsid w:val="00863E8C"/>
    <w:rsid w:val="00865C63"/>
    <w:rsid w:val="00884716"/>
    <w:rsid w:val="008847B4"/>
    <w:rsid w:val="00890D86"/>
    <w:rsid w:val="008F359E"/>
    <w:rsid w:val="009204F7"/>
    <w:rsid w:val="009245C6"/>
    <w:rsid w:val="00945076"/>
    <w:rsid w:val="00973DD6"/>
    <w:rsid w:val="00990DB9"/>
    <w:rsid w:val="009C758B"/>
    <w:rsid w:val="009E38C0"/>
    <w:rsid w:val="009F3B9C"/>
    <w:rsid w:val="00A000B7"/>
    <w:rsid w:val="00A3209C"/>
    <w:rsid w:val="00A7458E"/>
    <w:rsid w:val="00A765D1"/>
    <w:rsid w:val="00A9634C"/>
    <w:rsid w:val="00AE77FA"/>
    <w:rsid w:val="00B01DEE"/>
    <w:rsid w:val="00B13835"/>
    <w:rsid w:val="00B46FA6"/>
    <w:rsid w:val="00B67138"/>
    <w:rsid w:val="00BB5EBB"/>
    <w:rsid w:val="00BE2AF9"/>
    <w:rsid w:val="00BF139B"/>
    <w:rsid w:val="00BF1786"/>
    <w:rsid w:val="00C01319"/>
    <w:rsid w:val="00C05E1D"/>
    <w:rsid w:val="00C242CF"/>
    <w:rsid w:val="00C362E5"/>
    <w:rsid w:val="00C46525"/>
    <w:rsid w:val="00C503FC"/>
    <w:rsid w:val="00C63287"/>
    <w:rsid w:val="00C7518F"/>
    <w:rsid w:val="00C844EA"/>
    <w:rsid w:val="00CB0D73"/>
    <w:rsid w:val="00CD531F"/>
    <w:rsid w:val="00CF2E52"/>
    <w:rsid w:val="00D3235E"/>
    <w:rsid w:val="00D4526A"/>
    <w:rsid w:val="00D47365"/>
    <w:rsid w:val="00D52D2D"/>
    <w:rsid w:val="00D73EAC"/>
    <w:rsid w:val="00D96701"/>
    <w:rsid w:val="00DA43FD"/>
    <w:rsid w:val="00E15717"/>
    <w:rsid w:val="00E43E9C"/>
    <w:rsid w:val="00E518AD"/>
    <w:rsid w:val="00E53AE2"/>
    <w:rsid w:val="00E550CD"/>
    <w:rsid w:val="00E711AD"/>
    <w:rsid w:val="00F05A2E"/>
    <w:rsid w:val="00F13E1D"/>
    <w:rsid w:val="00F2266B"/>
    <w:rsid w:val="00F270C1"/>
    <w:rsid w:val="00F44978"/>
    <w:rsid w:val="00F67910"/>
    <w:rsid w:val="00F85BBA"/>
    <w:rsid w:val="00FA0939"/>
    <w:rsid w:val="00FA0CCA"/>
    <w:rsid w:val="00FC2DE1"/>
    <w:rsid w:val="00FC6511"/>
    <w:rsid w:val="00FE7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AEAF0"/>
  <w15:chartTrackingRefBased/>
  <w15:docId w15:val="{631162E1-CA62-49F2-A48F-CD9D13801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011A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7518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C45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11A3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customStyle="1" w:styleId="eyebrow">
    <w:name w:val="eyebrow"/>
    <w:basedOn w:val="Normal"/>
    <w:rsid w:val="00011A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7518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C751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7C453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109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109B4"/>
    <w:rPr>
      <w:rFonts w:ascii="Segoe UI" w:hAnsi="Segoe UI" w:cs="Segoe UI"/>
      <w:sz w:val="18"/>
      <w:szCs w:val="18"/>
    </w:rPr>
  </w:style>
  <w:style w:type="character" w:styleId="CdigoHTML">
    <w:name w:val="HTML Code"/>
    <w:basedOn w:val="Fontepargpadro"/>
    <w:uiPriority w:val="99"/>
    <w:semiHidden/>
    <w:unhideWhenUsed/>
    <w:rsid w:val="003103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63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8218">
          <w:marLeft w:val="0"/>
          <w:marRight w:val="0"/>
          <w:marTop w:val="165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790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11583">
          <w:marLeft w:val="0"/>
          <w:marRight w:val="0"/>
          <w:marTop w:val="165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0461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109177">
          <w:marLeft w:val="0"/>
          <w:marRight w:val="0"/>
          <w:marTop w:val="165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032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268432">
          <w:marLeft w:val="0"/>
          <w:marRight w:val="0"/>
          <w:marTop w:val="165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095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76123">
          <w:marLeft w:val="0"/>
          <w:marRight w:val="0"/>
          <w:marTop w:val="165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7581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5854</TotalTime>
  <Pages>3</Pages>
  <Words>532</Words>
  <Characters>2876</Characters>
  <Application>Microsoft Office Word</Application>
  <DocSecurity>0</DocSecurity>
  <Lines>23</Lines>
  <Paragraphs>6</Paragraphs>
  <ScaleCrop>false</ScaleCrop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Edison Dausacker Bidone</dc:creator>
  <cp:keywords/>
  <dc:description/>
  <cp:lastModifiedBy>Edison Dausacker Bidone</cp:lastModifiedBy>
  <cp:revision>171</cp:revision>
  <dcterms:created xsi:type="dcterms:W3CDTF">2026-07-29T18:04:00Z</dcterms:created>
  <dcterms:modified xsi:type="dcterms:W3CDTF">2026-08-02T20:02:00Z</dcterms:modified>
</cp:coreProperties>
</file>